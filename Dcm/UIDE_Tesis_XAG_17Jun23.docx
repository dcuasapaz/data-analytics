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16940" w14:textId="6F46EC1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3536EA9" w14:textId="0F923557"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7D6B8D4F" w14:textId="76361C05"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16B30285" w14:textId="1F548205"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2E87E653" w14:textId="01335697" w:rsidR="239226E5" w:rsidRPr="00C27FE7" w:rsidRDefault="239226E5" w:rsidP="239226E5">
      <w:pPr>
        <w:ind w:left="851" w:right="565"/>
        <w:jc w:val="center"/>
        <w:rPr>
          <w:rFonts w:ascii="Arial Nova Cond Light" w:hAnsi="Arial Nova Cond Light" w:cstheme="minorBidi"/>
          <w:b/>
          <w:color w:val="000000" w:themeColor="text1"/>
          <w:sz w:val="28"/>
          <w:szCs w:val="28"/>
        </w:rPr>
      </w:pPr>
      <w:r w:rsidRPr="00C27FE7">
        <w:rPr>
          <w:rFonts w:ascii="Arial Nova Cond Light" w:hAnsi="Arial Nova Cond Light" w:cstheme="minorBidi"/>
          <w:b/>
          <w:color w:val="000000" w:themeColor="text1"/>
          <w:sz w:val="28"/>
          <w:szCs w:val="28"/>
        </w:rPr>
        <w:t>UNIVERSIDAD INTERNACIONAL DEL ECUADOR</w:t>
      </w:r>
    </w:p>
    <w:p w14:paraId="36515CC8" w14:textId="5B968964" w:rsidR="239226E5" w:rsidRPr="00C27FE7" w:rsidRDefault="239226E5" w:rsidP="239226E5">
      <w:pPr>
        <w:ind w:left="851" w:right="565"/>
        <w:jc w:val="center"/>
        <w:rPr>
          <w:rFonts w:ascii="Arial Nova Cond Light" w:hAnsi="Arial Nova Cond Light" w:cstheme="minorBidi"/>
          <w:b/>
          <w:color w:val="000000" w:themeColor="text1"/>
          <w:sz w:val="28"/>
          <w:szCs w:val="28"/>
        </w:rPr>
      </w:pPr>
      <w:r w:rsidRPr="00C27FE7">
        <w:rPr>
          <w:rFonts w:ascii="Arial Nova Cond Light" w:hAnsi="Arial Nova Cond Light" w:cstheme="minorBidi"/>
          <w:b/>
          <w:color w:val="000000" w:themeColor="text1"/>
          <w:sz w:val="28"/>
          <w:szCs w:val="28"/>
        </w:rPr>
        <w:t>Facultad de Ciencias Médicas, de la Salud y la Vida</w:t>
      </w:r>
    </w:p>
    <w:p w14:paraId="1BB8C4F1" w14:textId="0FB4DFEC" w:rsidR="239226E5" w:rsidRPr="00C27FE7" w:rsidRDefault="239226E5" w:rsidP="239226E5">
      <w:pPr>
        <w:ind w:left="851" w:right="565"/>
        <w:jc w:val="center"/>
        <w:rPr>
          <w:rFonts w:ascii="Arial Nova Cond Light" w:hAnsi="Arial Nova Cond Light" w:cstheme="minorBidi"/>
          <w:b/>
          <w:color w:val="000000" w:themeColor="text1"/>
          <w:sz w:val="28"/>
          <w:szCs w:val="28"/>
        </w:rPr>
      </w:pPr>
    </w:p>
    <w:p w14:paraId="3EE62F63" w14:textId="0061779E"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111AF28A" w14:textId="7EB42412"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7F6628C5" w14:textId="26F39F4C" w:rsidR="239226E5" w:rsidRPr="00C27FE7" w:rsidRDefault="239226E5" w:rsidP="239226E5">
      <w:pPr>
        <w:ind w:left="851" w:right="565"/>
        <w:jc w:val="center"/>
        <w:rPr>
          <w:rFonts w:ascii="Arial Nova Cond Light" w:hAnsi="Arial Nova Cond Light" w:cstheme="minorBidi"/>
          <w:b/>
          <w:color w:val="000000" w:themeColor="text1"/>
          <w:sz w:val="28"/>
          <w:szCs w:val="28"/>
        </w:rPr>
      </w:pPr>
      <w:r w:rsidRPr="00C27FE7">
        <w:rPr>
          <w:rFonts w:ascii="Arial Nova Cond Light" w:hAnsi="Arial Nova Cond Light" w:cstheme="minorBidi"/>
          <w:b/>
          <w:color w:val="000000" w:themeColor="text1"/>
          <w:sz w:val="28"/>
          <w:szCs w:val="28"/>
        </w:rPr>
        <w:t>PROYECTO DE GRADO PARA LA OBTENCIÓN DEL TITULO DE:</w:t>
      </w:r>
    </w:p>
    <w:p w14:paraId="7E474062" w14:textId="5AA32C29" w:rsidR="239226E5" w:rsidRPr="00C27FE7" w:rsidRDefault="239226E5" w:rsidP="239226E5">
      <w:pPr>
        <w:ind w:left="851" w:right="565"/>
        <w:jc w:val="center"/>
        <w:rPr>
          <w:rFonts w:ascii="Arial Nova Cond Light" w:hAnsi="Arial Nova Cond Light" w:cstheme="minorBidi"/>
          <w:b/>
          <w:color w:val="000000" w:themeColor="text1"/>
          <w:sz w:val="28"/>
          <w:szCs w:val="28"/>
        </w:rPr>
      </w:pPr>
    </w:p>
    <w:p w14:paraId="609C0436" w14:textId="60637723"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09CC742A" w14:textId="28536A79" w:rsidR="239226E5" w:rsidRPr="00C27FE7" w:rsidRDefault="239226E5" w:rsidP="239226E5">
      <w:pPr>
        <w:ind w:left="851" w:right="565"/>
        <w:jc w:val="center"/>
        <w:rPr>
          <w:rFonts w:ascii="Arial Nova Cond Light" w:hAnsi="Arial Nova Cond Light" w:cstheme="minorBidi"/>
          <w:b/>
          <w:color w:val="000000" w:themeColor="text1"/>
          <w:sz w:val="28"/>
          <w:szCs w:val="28"/>
        </w:rPr>
      </w:pPr>
    </w:p>
    <w:p w14:paraId="71D73A9A" w14:textId="5646215A" w:rsidR="239226E5" w:rsidRPr="00C27FE7" w:rsidRDefault="239226E5" w:rsidP="239226E5">
      <w:pPr>
        <w:ind w:left="851" w:right="565"/>
        <w:jc w:val="center"/>
        <w:rPr>
          <w:rFonts w:ascii="Arial Nova Cond Light" w:hAnsi="Arial Nova Cond Light" w:cstheme="minorBidi"/>
          <w:b/>
          <w:color w:val="000000" w:themeColor="text1"/>
          <w:sz w:val="28"/>
          <w:szCs w:val="28"/>
        </w:rPr>
      </w:pPr>
      <w:r w:rsidRPr="00C27FE7">
        <w:rPr>
          <w:rFonts w:ascii="Arial Nova Cond Light" w:hAnsi="Arial Nova Cond Light" w:cstheme="minorBidi"/>
          <w:b/>
          <w:color w:val="000000" w:themeColor="text1"/>
          <w:sz w:val="28"/>
          <w:szCs w:val="28"/>
        </w:rPr>
        <w:t>MAGÍSTER EN SALUD PÚBLICA</w:t>
      </w:r>
    </w:p>
    <w:p w14:paraId="6889F8F6" w14:textId="085FA6D6" w:rsidR="239226E5" w:rsidRPr="00C27FE7" w:rsidRDefault="239226E5" w:rsidP="239226E5">
      <w:pPr>
        <w:ind w:left="851" w:right="565"/>
        <w:jc w:val="center"/>
        <w:rPr>
          <w:rFonts w:ascii="Arial Nova Cond Light" w:hAnsi="Arial Nova Cond Light" w:cstheme="minorBidi"/>
          <w:b/>
          <w:color w:val="000000" w:themeColor="text1"/>
          <w:sz w:val="28"/>
          <w:szCs w:val="28"/>
        </w:rPr>
      </w:pPr>
    </w:p>
    <w:p w14:paraId="2E535C43" w14:textId="4F15488C"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725215CB" w14:textId="0221D204" w:rsidR="239226E5" w:rsidRPr="00C27FE7" w:rsidRDefault="239226E5" w:rsidP="239226E5">
      <w:pPr>
        <w:ind w:left="851" w:right="565"/>
        <w:jc w:val="center"/>
        <w:rPr>
          <w:rFonts w:ascii="Arial Nova Cond Light" w:hAnsi="Arial Nova Cond Light" w:cstheme="minorBidi"/>
          <w:b/>
          <w:color w:val="000000" w:themeColor="text1"/>
          <w:sz w:val="28"/>
          <w:szCs w:val="28"/>
        </w:rPr>
      </w:pPr>
    </w:p>
    <w:p w14:paraId="097EAAD9" w14:textId="49379B30"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58CD0C0F" w14:textId="4C2C0583"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30F311EB" w14:textId="376D8C47" w:rsidR="3C770599" w:rsidRPr="00C27FE7" w:rsidRDefault="3C770599" w:rsidP="3C770599">
      <w:pPr>
        <w:ind w:left="851" w:right="565"/>
        <w:jc w:val="center"/>
        <w:rPr>
          <w:rFonts w:ascii="Arial Nova Cond Light" w:hAnsi="Arial Nova Cond Light" w:cstheme="minorBidi"/>
          <w:b/>
          <w:bCs/>
          <w:color w:val="000000" w:themeColor="text1"/>
          <w:sz w:val="28"/>
          <w:szCs w:val="28"/>
        </w:rPr>
      </w:pPr>
    </w:p>
    <w:p w14:paraId="682D7E31" w14:textId="5998D24A" w:rsidR="239226E5" w:rsidRPr="00C27FE7" w:rsidRDefault="239226E5" w:rsidP="239226E5">
      <w:pPr>
        <w:ind w:left="851" w:right="565"/>
        <w:jc w:val="center"/>
        <w:rPr>
          <w:rFonts w:ascii="Arial Nova Cond Light" w:eastAsia="Calibri" w:hAnsi="Arial Nova Cond Light" w:cs="Calibri"/>
          <w:i/>
          <w:sz w:val="28"/>
          <w:szCs w:val="28"/>
        </w:rPr>
      </w:pPr>
      <w:r w:rsidRPr="00C27FE7">
        <w:rPr>
          <w:rFonts w:ascii="Arial Nova Cond Light" w:eastAsia="Calibri" w:hAnsi="Arial Nova Cond Light" w:cs="Calibri"/>
          <w:i/>
          <w:sz w:val="28"/>
          <w:szCs w:val="28"/>
        </w:rPr>
        <w:t>Análisis de la distribución del personal de salud en los establecimientos del Ministerio de Salud Pública de los cantones de la Provincia de Manabí – Ecuador, en el periodo 2015 – 2020.</w:t>
      </w:r>
    </w:p>
    <w:p w14:paraId="0A611DD8" w14:textId="62C078C8" w:rsidR="239226E5" w:rsidRPr="00C27FE7" w:rsidRDefault="239226E5" w:rsidP="239226E5">
      <w:pPr>
        <w:ind w:left="851" w:right="565"/>
        <w:jc w:val="center"/>
        <w:rPr>
          <w:rFonts w:ascii="Arial Nova Cond Light" w:eastAsia="Calibri" w:hAnsi="Arial Nova Cond Light" w:cs="Calibri"/>
          <w:i/>
          <w:sz w:val="28"/>
          <w:szCs w:val="28"/>
        </w:rPr>
      </w:pPr>
    </w:p>
    <w:p w14:paraId="285ADFE6" w14:textId="445752A9" w:rsidR="3C770599" w:rsidRPr="00C27FE7" w:rsidRDefault="3C770599" w:rsidP="3C770599">
      <w:pPr>
        <w:ind w:left="851" w:right="565"/>
        <w:jc w:val="center"/>
        <w:rPr>
          <w:rFonts w:ascii="Arial Nova Cond Light" w:eastAsia="Calibri" w:hAnsi="Arial Nova Cond Light" w:cs="Calibri"/>
          <w:i/>
          <w:iCs/>
          <w:sz w:val="28"/>
          <w:szCs w:val="28"/>
        </w:rPr>
      </w:pPr>
    </w:p>
    <w:p w14:paraId="6E32982F" w14:textId="0564610B" w:rsidR="3C770599" w:rsidRPr="00C27FE7" w:rsidRDefault="3C770599" w:rsidP="3C770599">
      <w:pPr>
        <w:ind w:left="851" w:right="565"/>
        <w:jc w:val="center"/>
        <w:rPr>
          <w:rFonts w:ascii="Arial Nova Cond Light" w:eastAsia="Calibri" w:hAnsi="Arial Nova Cond Light" w:cs="Calibri"/>
          <w:i/>
          <w:iCs/>
          <w:sz w:val="28"/>
          <w:szCs w:val="28"/>
        </w:rPr>
      </w:pPr>
    </w:p>
    <w:p w14:paraId="0A2B3A42" w14:textId="224A7D7B" w:rsidR="3C770599" w:rsidRPr="00C27FE7" w:rsidRDefault="3C770599" w:rsidP="3C770599">
      <w:pPr>
        <w:ind w:left="851" w:right="565"/>
        <w:jc w:val="center"/>
        <w:rPr>
          <w:rFonts w:ascii="Arial Nova Cond Light" w:eastAsia="Calibri" w:hAnsi="Arial Nova Cond Light" w:cs="Calibri"/>
          <w:i/>
          <w:iCs/>
          <w:sz w:val="28"/>
          <w:szCs w:val="28"/>
        </w:rPr>
      </w:pPr>
    </w:p>
    <w:p w14:paraId="6E9CF480" w14:textId="180B9C28" w:rsidR="3C770599" w:rsidRPr="00C27FE7" w:rsidRDefault="3C770599" w:rsidP="3C770599">
      <w:pPr>
        <w:ind w:left="708" w:right="565"/>
        <w:jc w:val="center"/>
        <w:rPr>
          <w:rFonts w:ascii="Arial Nova Cond Light" w:eastAsia="Calibri" w:hAnsi="Arial Nova Cond Light" w:cs="Calibri"/>
          <w:i/>
          <w:iCs/>
          <w:sz w:val="28"/>
          <w:szCs w:val="28"/>
        </w:rPr>
      </w:pPr>
    </w:p>
    <w:p w14:paraId="4266FE07" w14:textId="5C6ACF7C" w:rsidR="239226E5" w:rsidRPr="00C27FE7" w:rsidRDefault="239226E5" w:rsidP="239226E5">
      <w:pPr>
        <w:ind w:left="851" w:right="565"/>
        <w:jc w:val="center"/>
        <w:rPr>
          <w:rFonts w:ascii="Arial Nova Cond Light" w:eastAsia="Calibri" w:hAnsi="Arial Nova Cond Light" w:cs="Calibri"/>
          <w:b/>
          <w:i/>
          <w:sz w:val="28"/>
          <w:szCs w:val="28"/>
        </w:rPr>
      </w:pPr>
      <w:r w:rsidRPr="00C27FE7">
        <w:rPr>
          <w:rFonts w:ascii="Arial Nova Cond Light" w:eastAsia="Calibri" w:hAnsi="Arial Nova Cond Light" w:cs="Calibri"/>
          <w:b/>
          <w:sz w:val="28"/>
          <w:szCs w:val="28"/>
        </w:rPr>
        <w:t>AUTORA:</w:t>
      </w:r>
    </w:p>
    <w:p w14:paraId="651577FD" w14:textId="4D1F6269" w:rsidR="239226E5" w:rsidRPr="00C27FE7" w:rsidRDefault="239226E5" w:rsidP="239226E5">
      <w:pPr>
        <w:ind w:left="851" w:right="565"/>
        <w:jc w:val="center"/>
        <w:rPr>
          <w:rFonts w:ascii="Arial Nova Cond Light" w:eastAsia="Calibri" w:hAnsi="Arial Nova Cond Light" w:cs="Calibri"/>
          <w:sz w:val="28"/>
          <w:szCs w:val="28"/>
        </w:rPr>
      </w:pPr>
      <w:r w:rsidRPr="00C27FE7">
        <w:rPr>
          <w:rFonts w:ascii="Arial Nova Cond Light" w:eastAsia="Calibri" w:hAnsi="Arial Nova Cond Light" w:cs="Calibri"/>
          <w:sz w:val="28"/>
          <w:szCs w:val="28"/>
        </w:rPr>
        <w:t>Ximena Andrea Galarza Juca</w:t>
      </w:r>
    </w:p>
    <w:p w14:paraId="34245875" w14:textId="59A6A0CC" w:rsidR="239226E5" w:rsidRPr="00C27FE7" w:rsidRDefault="239226E5" w:rsidP="239226E5">
      <w:pPr>
        <w:ind w:left="851" w:right="565"/>
        <w:jc w:val="center"/>
        <w:rPr>
          <w:rFonts w:ascii="Arial Nova Cond Light" w:eastAsia="Calibri" w:hAnsi="Arial Nova Cond Light" w:cs="Calibri"/>
          <w:sz w:val="28"/>
          <w:szCs w:val="28"/>
        </w:rPr>
      </w:pPr>
    </w:p>
    <w:p w14:paraId="35264AC6" w14:textId="021EF471" w:rsidR="239226E5" w:rsidRPr="00C27FE7" w:rsidRDefault="239226E5" w:rsidP="239226E5">
      <w:pPr>
        <w:ind w:left="851" w:right="565"/>
        <w:jc w:val="center"/>
        <w:rPr>
          <w:rFonts w:ascii="Arial Nova Cond Light" w:eastAsia="Calibri" w:hAnsi="Arial Nova Cond Light" w:cs="Calibri"/>
          <w:b/>
          <w:sz w:val="28"/>
          <w:szCs w:val="28"/>
        </w:rPr>
      </w:pPr>
      <w:r w:rsidRPr="00C27FE7">
        <w:rPr>
          <w:rFonts w:ascii="Arial Nova Cond Light" w:eastAsia="Calibri" w:hAnsi="Arial Nova Cond Light" w:cs="Calibri"/>
          <w:b/>
          <w:sz w:val="28"/>
          <w:szCs w:val="28"/>
        </w:rPr>
        <w:t>TUTURA:</w:t>
      </w:r>
    </w:p>
    <w:p w14:paraId="4772D753" w14:textId="6C997953" w:rsidR="239226E5" w:rsidRPr="00C27FE7" w:rsidRDefault="239226E5" w:rsidP="239226E5">
      <w:pPr>
        <w:ind w:left="851" w:right="565"/>
        <w:jc w:val="center"/>
        <w:rPr>
          <w:rFonts w:ascii="Arial Nova Cond Light" w:eastAsia="Calibri" w:hAnsi="Arial Nova Cond Light" w:cs="Calibri"/>
          <w:sz w:val="28"/>
          <w:szCs w:val="28"/>
        </w:rPr>
      </w:pPr>
      <w:r w:rsidRPr="00C27FE7">
        <w:rPr>
          <w:rFonts w:ascii="Arial Nova Cond Light" w:eastAsia="Calibri" w:hAnsi="Arial Nova Cond Light" w:cs="Calibri"/>
          <w:sz w:val="28"/>
          <w:szCs w:val="28"/>
        </w:rPr>
        <w:t xml:space="preserve">Dra. </w:t>
      </w:r>
      <w:r w:rsidR="3C770599" w:rsidRPr="00C27FE7">
        <w:rPr>
          <w:rFonts w:ascii="Arial Nova Cond Light" w:eastAsia="Calibri" w:hAnsi="Arial Nova Cond Light" w:cs="Calibri"/>
          <w:sz w:val="28"/>
          <w:szCs w:val="28"/>
        </w:rPr>
        <w:t>Bustamante Paredes Kathy Alexandra</w:t>
      </w:r>
    </w:p>
    <w:p w14:paraId="0F0A50B3" w14:textId="2BB43A1B" w:rsidR="3C770599" w:rsidRPr="00C27FE7" w:rsidRDefault="3C770599" w:rsidP="3C770599">
      <w:pPr>
        <w:ind w:left="851" w:right="565"/>
        <w:jc w:val="center"/>
        <w:rPr>
          <w:rFonts w:ascii="Arial Nova Cond Light" w:eastAsia="Calibri" w:hAnsi="Arial Nova Cond Light" w:cs="Calibri"/>
          <w:sz w:val="28"/>
          <w:szCs w:val="28"/>
        </w:rPr>
      </w:pPr>
    </w:p>
    <w:p w14:paraId="6830C020" w14:textId="2FA94549" w:rsidR="3C770599" w:rsidRPr="00C27FE7" w:rsidRDefault="3C770599" w:rsidP="3C770599">
      <w:pPr>
        <w:ind w:left="851" w:right="565"/>
        <w:jc w:val="center"/>
        <w:rPr>
          <w:rFonts w:ascii="Arial Nova Cond Light" w:eastAsia="Calibri" w:hAnsi="Arial Nova Cond Light" w:cs="Calibri"/>
          <w:sz w:val="28"/>
          <w:szCs w:val="28"/>
        </w:rPr>
      </w:pPr>
    </w:p>
    <w:p w14:paraId="787E7CFC" w14:textId="3A4A4E18" w:rsidR="3C770599" w:rsidRPr="00C27FE7" w:rsidRDefault="3C770599" w:rsidP="3C770599">
      <w:pPr>
        <w:ind w:left="851" w:right="565"/>
        <w:jc w:val="center"/>
        <w:rPr>
          <w:rFonts w:ascii="Arial Nova Cond Light" w:eastAsia="Calibri" w:hAnsi="Arial Nova Cond Light" w:cs="Calibri"/>
          <w:sz w:val="28"/>
          <w:szCs w:val="28"/>
        </w:rPr>
      </w:pPr>
    </w:p>
    <w:p w14:paraId="44312BD9" w14:textId="461A5AFD" w:rsidR="51327706" w:rsidRDefault="51327706" w:rsidP="51327706">
      <w:pPr>
        <w:ind w:left="851" w:right="565"/>
        <w:jc w:val="center"/>
        <w:rPr>
          <w:rFonts w:ascii="Arial Nova Cond Light" w:eastAsia="Calibri" w:hAnsi="Arial Nova Cond Light" w:cs="Calibri"/>
          <w:sz w:val="28"/>
          <w:szCs w:val="28"/>
        </w:rPr>
      </w:pPr>
    </w:p>
    <w:p w14:paraId="48B84663" w14:textId="6484D5E9" w:rsidR="51327706" w:rsidRDefault="51327706" w:rsidP="51327706">
      <w:pPr>
        <w:ind w:left="851" w:right="565"/>
        <w:jc w:val="center"/>
        <w:rPr>
          <w:rFonts w:ascii="Arial Nova Cond Light" w:eastAsia="Calibri" w:hAnsi="Arial Nova Cond Light" w:cs="Calibri"/>
          <w:sz w:val="28"/>
          <w:szCs w:val="28"/>
        </w:rPr>
      </w:pPr>
    </w:p>
    <w:p w14:paraId="7CBBEED7" w14:textId="519F1D02" w:rsidR="239226E5" w:rsidRPr="00C27FE7" w:rsidRDefault="239226E5" w:rsidP="239226E5">
      <w:pPr>
        <w:ind w:left="851" w:right="565"/>
        <w:jc w:val="center"/>
        <w:rPr>
          <w:rFonts w:ascii="Arial Nova Cond Light" w:eastAsia="Calibri" w:hAnsi="Arial Nova Cond Light" w:cs="Calibri"/>
          <w:sz w:val="28"/>
          <w:szCs w:val="28"/>
        </w:rPr>
      </w:pPr>
    </w:p>
    <w:p w14:paraId="754ED61F" w14:textId="029795C8" w:rsidR="3C770599" w:rsidRPr="00C27FE7" w:rsidRDefault="3C770599" w:rsidP="3C770599">
      <w:pPr>
        <w:ind w:left="851" w:right="565"/>
        <w:jc w:val="center"/>
        <w:rPr>
          <w:rFonts w:ascii="Arial Nova Cond Light" w:eastAsia="Calibri" w:hAnsi="Arial Nova Cond Light" w:cs="Calibri"/>
          <w:sz w:val="28"/>
          <w:szCs w:val="28"/>
        </w:rPr>
      </w:pPr>
    </w:p>
    <w:p w14:paraId="23B63EF6" w14:textId="49ACD9A3" w:rsidR="239226E5" w:rsidRPr="00C27FE7" w:rsidRDefault="239226E5" w:rsidP="239226E5">
      <w:pPr>
        <w:ind w:left="851" w:right="565"/>
        <w:jc w:val="center"/>
        <w:rPr>
          <w:rFonts w:ascii="Arial Nova Cond Light" w:eastAsia="Calibri" w:hAnsi="Arial Nova Cond Light" w:cstheme="minorBidi"/>
          <w:b/>
          <w:color w:val="000000" w:themeColor="text1"/>
          <w:sz w:val="22"/>
          <w:szCs w:val="22"/>
        </w:rPr>
      </w:pPr>
      <w:r w:rsidRPr="00C27FE7">
        <w:rPr>
          <w:rFonts w:ascii="Arial Nova Cond Light" w:eastAsia="Calibri" w:hAnsi="Arial Nova Cond Light" w:cs="Calibri"/>
          <w:b/>
          <w:sz w:val="28"/>
          <w:szCs w:val="28"/>
        </w:rPr>
        <w:t>Quito, julio 2023</w:t>
      </w:r>
    </w:p>
    <w:p w14:paraId="3F4E52E3" w14:textId="3B6431F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r w:rsidRPr="00C27FE7">
        <w:rPr>
          <w:rFonts w:ascii="Arial Nova Cond Light" w:hAnsi="Arial Nova Cond Light" w:cstheme="minorBidi"/>
          <w:b/>
          <w:bCs/>
          <w:color w:val="000000" w:themeColor="text1"/>
          <w:sz w:val="22"/>
          <w:szCs w:val="22"/>
        </w:rPr>
        <w:t>AGRADECIMIENTOS</w:t>
      </w:r>
    </w:p>
    <w:p w14:paraId="5FB77B87" w14:textId="39CD46F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C222FBB" w14:textId="5A80115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3958D82" w14:textId="53DDBE4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CD2FF9D" w14:textId="1818F0B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FAF2B03" w14:textId="77AF2AF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0B0D12E" w14:textId="5D1E53C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1592F60" w14:textId="10319CE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45B29F5" w14:textId="5FC916D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6F1B1E8" w14:textId="1A5AA50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619B604" w14:textId="710A402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E58DD2D" w14:textId="1D3C84B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541B903" w14:textId="0C5794F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0D180AB" w14:textId="4DF825D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658874C" w14:textId="27A8332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6DC9333" w14:textId="2D582DB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A64053B" w14:textId="543E05A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68A8E1B" w14:textId="330C77B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463FB87" w14:textId="0B9C43A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265CAF1" w14:textId="561D049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8510538" w14:textId="34C11BC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57BA27E" w14:textId="3AF3CBB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076428B" w14:textId="30FF3DA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A85573F" w14:textId="4E951AE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D96164A" w14:textId="7E23645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C690800" w14:textId="4B76B74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FF9EC1F" w14:textId="43C066A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EC2720E" w14:textId="6AE9DE6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748FCB" w14:textId="518BB4D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AB7FED9" w14:textId="39613CF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4FB538A" w14:textId="6771F50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10EC0FF" w14:textId="25360BC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27CCD6C" w14:textId="39FDE28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BFA5D97" w14:textId="1179017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9DA88A7" w14:textId="26873FE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1C89F59" w14:textId="0328C1D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70262B0" w14:textId="52E97B6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234E74" w14:textId="7C276D1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9647C56" w14:textId="60D8A4BD" w:rsidR="239226E5" w:rsidRPr="00C27FE7" w:rsidRDefault="239226E5" w:rsidP="51327706">
      <w:pPr>
        <w:ind w:left="851" w:right="565"/>
        <w:jc w:val="center"/>
        <w:rPr>
          <w:rFonts w:ascii="Arial Nova Cond Light" w:hAnsi="Arial Nova Cond Light" w:cstheme="minorBidi"/>
          <w:b/>
          <w:bCs/>
          <w:color w:val="000000" w:themeColor="text1"/>
          <w:sz w:val="22"/>
          <w:szCs w:val="22"/>
        </w:rPr>
      </w:pPr>
    </w:p>
    <w:p w14:paraId="5097D823" w14:textId="4BCB87EF" w:rsidR="51327706" w:rsidRDefault="51327706" w:rsidP="51327706">
      <w:pPr>
        <w:ind w:left="851" w:right="565"/>
        <w:jc w:val="center"/>
        <w:rPr>
          <w:rFonts w:ascii="Arial Nova Cond Light" w:hAnsi="Arial Nova Cond Light" w:cstheme="minorBidi"/>
          <w:b/>
          <w:bCs/>
          <w:color w:val="000000" w:themeColor="text1"/>
          <w:sz w:val="22"/>
          <w:szCs w:val="22"/>
        </w:rPr>
      </w:pPr>
    </w:p>
    <w:p w14:paraId="01B643FE" w14:textId="7D1C0CA7" w:rsidR="51327706" w:rsidRDefault="51327706" w:rsidP="51327706">
      <w:pPr>
        <w:ind w:left="851" w:right="565"/>
        <w:jc w:val="center"/>
        <w:rPr>
          <w:rFonts w:ascii="Arial Nova Cond Light" w:hAnsi="Arial Nova Cond Light" w:cstheme="minorBidi"/>
          <w:b/>
          <w:bCs/>
          <w:color w:val="000000" w:themeColor="text1"/>
          <w:sz w:val="22"/>
          <w:szCs w:val="22"/>
        </w:rPr>
      </w:pPr>
    </w:p>
    <w:p w14:paraId="0113C69E" w14:textId="1B81533F" w:rsidR="51327706" w:rsidRDefault="51327706" w:rsidP="51327706">
      <w:pPr>
        <w:ind w:left="851" w:right="565"/>
        <w:jc w:val="center"/>
        <w:rPr>
          <w:rFonts w:ascii="Arial Nova Cond Light" w:hAnsi="Arial Nova Cond Light" w:cstheme="minorBidi"/>
          <w:b/>
          <w:bCs/>
          <w:color w:val="000000" w:themeColor="text1"/>
          <w:sz w:val="22"/>
          <w:szCs w:val="22"/>
        </w:rPr>
      </w:pPr>
    </w:p>
    <w:p w14:paraId="63A0D391" w14:textId="4A59F6D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69294B0" w14:textId="2F6F9BF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35F86F7" w14:textId="58BBA37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8F2AC41" w14:textId="6A4CEE5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2945AF7" w14:textId="3428090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5399EF6" w14:textId="4F41351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EBAC4FB" w14:textId="6A2CB22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97C2022" w14:textId="62322D6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778398F" w14:textId="32B1B33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1E2133C" w14:textId="400C273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4FD8F41" w14:textId="3EFDBB2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F3BF473" w14:textId="3A6860C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r w:rsidRPr="00C27FE7">
        <w:rPr>
          <w:rFonts w:ascii="Arial Nova Cond Light" w:hAnsi="Arial Nova Cond Light" w:cstheme="minorBidi"/>
          <w:b/>
          <w:bCs/>
          <w:color w:val="000000" w:themeColor="text1"/>
          <w:sz w:val="22"/>
          <w:szCs w:val="22"/>
        </w:rPr>
        <w:t>TABLA DE CONTENIDO</w:t>
      </w:r>
    </w:p>
    <w:p w14:paraId="33CEF1D6" w14:textId="4BDF572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292C49E" w14:textId="014400B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78813D" w14:textId="4E7CD40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3E6F6B" w14:textId="595F1ED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2A0B5BE" w14:textId="0914215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42F040D" w14:textId="1D54674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EBF8191" w14:textId="684497C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E1BFAE7" w14:textId="475A17A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0416F41" w14:textId="26D7D68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C9DBE52" w14:textId="2A48F49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51F90CE" w14:textId="1FBBF77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4DCE77D" w14:textId="5E3DB32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4E7C5A2" w14:textId="44962C4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32D54DC" w14:textId="715401A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E2F8051" w14:textId="6D442D9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FECCB39" w14:textId="2C6ED8E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E628DC7" w14:textId="0DCBDFA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D52A4CC" w14:textId="54D96CA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2034FEF" w14:textId="7F3DF8AC"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F03E3BA" w14:textId="21F145B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AF6BD23" w14:textId="4A3C9C6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66CF49D" w14:textId="1B68A3F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443A7D7" w14:textId="1F6362B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5317A9E" w14:textId="6F5C668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66741CF" w14:textId="2CF26A6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98CD6B3" w14:textId="3BE12C1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B9AD50B" w14:textId="3D79F53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CC7E362" w14:textId="096ED43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5CC8C15" w14:textId="39D9C96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FEB550B" w14:textId="2DCD00F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FD69A8B" w14:textId="3B93EF1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1564350" w14:textId="518C17C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8B2BD43" w14:textId="5E79ED6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DC5424B" w14:textId="7B44785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98B9944" w14:textId="1B9B04C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1537E15" w14:textId="74653C9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D4DC702" w14:textId="7BE0AF8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3B1B55C" w14:textId="2B74F8A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7F6C63A" w14:textId="5CC47BB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EC19445" w14:textId="0E7722B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BC66B7F" w14:textId="084CB7C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22EDE84" w14:textId="68AD95F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6E90C61" w14:textId="44C6A2B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9557284" w14:textId="486F608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C238CFE" w14:textId="0392766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380C173" w14:textId="412CE34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A340756" w14:textId="420BF90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312B5E5" w14:textId="37F60646" w:rsidR="239226E5" w:rsidRPr="00C27FE7" w:rsidRDefault="239226E5" w:rsidP="51327706">
      <w:pPr>
        <w:ind w:left="851" w:right="565"/>
        <w:jc w:val="center"/>
        <w:rPr>
          <w:rFonts w:ascii="Arial Nova Cond Light" w:hAnsi="Arial Nova Cond Light" w:cstheme="minorBidi"/>
          <w:b/>
          <w:bCs/>
          <w:color w:val="000000" w:themeColor="text1"/>
          <w:sz w:val="22"/>
          <w:szCs w:val="22"/>
        </w:rPr>
      </w:pPr>
    </w:p>
    <w:p w14:paraId="4EC8BC48" w14:textId="33FF85CB" w:rsidR="51327706" w:rsidRDefault="51327706" w:rsidP="51327706">
      <w:pPr>
        <w:ind w:left="851" w:right="565"/>
        <w:jc w:val="center"/>
        <w:rPr>
          <w:rFonts w:ascii="Arial Nova Cond Light" w:hAnsi="Arial Nova Cond Light" w:cstheme="minorBidi"/>
          <w:b/>
          <w:bCs/>
          <w:color w:val="000000" w:themeColor="text1"/>
          <w:sz w:val="22"/>
          <w:szCs w:val="22"/>
        </w:rPr>
      </w:pPr>
    </w:p>
    <w:p w14:paraId="1CD95CE8" w14:textId="4B89BC21" w:rsidR="51327706" w:rsidRDefault="51327706" w:rsidP="51327706">
      <w:pPr>
        <w:ind w:left="851" w:right="565"/>
        <w:jc w:val="center"/>
        <w:rPr>
          <w:rFonts w:ascii="Arial Nova Cond Light" w:hAnsi="Arial Nova Cond Light" w:cstheme="minorBidi"/>
          <w:b/>
          <w:bCs/>
          <w:color w:val="000000" w:themeColor="text1"/>
          <w:sz w:val="22"/>
          <w:szCs w:val="22"/>
        </w:rPr>
      </w:pPr>
    </w:p>
    <w:p w14:paraId="64936657" w14:textId="08EE976E" w:rsidR="51327706" w:rsidRDefault="51327706" w:rsidP="51327706">
      <w:pPr>
        <w:ind w:left="851" w:right="565"/>
        <w:jc w:val="center"/>
        <w:rPr>
          <w:rFonts w:ascii="Arial Nova Cond Light" w:hAnsi="Arial Nova Cond Light" w:cstheme="minorBidi"/>
          <w:b/>
          <w:bCs/>
          <w:color w:val="000000" w:themeColor="text1"/>
          <w:sz w:val="22"/>
          <w:szCs w:val="22"/>
        </w:rPr>
      </w:pPr>
    </w:p>
    <w:p w14:paraId="730C3CAA" w14:textId="374C5B9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6869A88" w14:textId="158D03D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r w:rsidRPr="00C27FE7">
        <w:rPr>
          <w:rFonts w:ascii="Arial Nova Cond Light" w:hAnsi="Arial Nova Cond Light" w:cstheme="minorBidi"/>
          <w:b/>
          <w:bCs/>
          <w:color w:val="000000" w:themeColor="text1"/>
          <w:sz w:val="22"/>
          <w:szCs w:val="22"/>
        </w:rPr>
        <w:t>INDICE DE TABLAS</w:t>
      </w:r>
    </w:p>
    <w:p w14:paraId="511BE3E0" w14:textId="5768BE9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CA7337B" w14:textId="1065C72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654A4C1" w14:textId="038C5B7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C950DBD" w14:textId="299F0FE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1D1C171" w14:textId="2E95D28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54C2C50" w14:textId="6E22759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0D01567" w14:textId="554F9BF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r w:rsidRPr="00C27FE7">
        <w:rPr>
          <w:rFonts w:ascii="Arial Nova Cond Light" w:hAnsi="Arial Nova Cond Light" w:cstheme="minorBidi"/>
          <w:b/>
          <w:bCs/>
          <w:color w:val="000000" w:themeColor="text1"/>
          <w:sz w:val="22"/>
          <w:szCs w:val="22"/>
        </w:rPr>
        <w:t>INDICE DE FIGURAS</w:t>
      </w:r>
    </w:p>
    <w:p w14:paraId="7BE042BE" w14:textId="30D1135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3FE4D85" w14:textId="7BED90B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DD65717" w14:textId="202BC7E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A6A81DF" w14:textId="016BD90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824D9DA" w14:textId="3D0C442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9E2CDD2" w14:textId="17E4CA3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FDDC6C" w14:textId="73F975C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F1BF50E" w14:textId="49C3D8A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1ED8AAD" w14:textId="088E7E9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D8D5C3E" w14:textId="347842E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8F0396E" w14:textId="0915CE9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03D6FC8" w14:textId="441949D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81E9B8F" w14:textId="0915DBFE"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6ED766B" w14:textId="4FE2D5E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D70A071" w14:textId="52102446"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6544E99" w14:textId="321D557F"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0D8AD7C" w14:textId="24BD79F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56C0656" w14:textId="0F6ADA8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814C70F" w14:textId="4F504CE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628993E" w14:textId="27197F98"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6E249DA" w14:textId="4C8D9E3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8E345F4" w14:textId="6E1232F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C431539" w14:textId="69CABB7A"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8A46B85" w14:textId="0C45630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852252D" w14:textId="7B2D93B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858EB81" w14:textId="694532B4"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602E2ACA" w14:textId="6E37AAF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827DCA3" w14:textId="2C50694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2CA9A0B6" w14:textId="03D615AD"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6393A23" w14:textId="4C1DFFD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4B2B6043" w14:textId="248B203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E907932" w14:textId="3BD30860"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B098660" w14:textId="0E3680B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3FBE990D" w14:textId="2D2C78E8"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14797DF1" w14:textId="11869FA2"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5C5C5C7D" w14:textId="0669D567"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45541124" w14:textId="3E0BDB0B"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020FB33C" w14:textId="61FFBDD0" w:rsidR="3C770599" w:rsidRPr="00C27FE7" w:rsidRDefault="3C770599" w:rsidP="51327706">
      <w:pPr>
        <w:ind w:left="851" w:right="565"/>
        <w:jc w:val="center"/>
        <w:rPr>
          <w:rFonts w:ascii="Arial Nova Cond Light" w:hAnsi="Arial Nova Cond Light" w:cstheme="minorBidi"/>
          <w:b/>
          <w:bCs/>
          <w:color w:val="000000" w:themeColor="text1"/>
          <w:sz w:val="22"/>
          <w:szCs w:val="22"/>
        </w:rPr>
      </w:pPr>
    </w:p>
    <w:p w14:paraId="03F98EC5" w14:textId="279E46B6" w:rsidR="51327706" w:rsidRDefault="51327706" w:rsidP="51327706">
      <w:pPr>
        <w:ind w:left="851" w:right="565"/>
        <w:jc w:val="center"/>
        <w:rPr>
          <w:rFonts w:ascii="Arial Nova Cond Light" w:hAnsi="Arial Nova Cond Light" w:cstheme="minorBidi"/>
          <w:b/>
          <w:bCs/>
          <w:color w:val="000000" w:themeColor="text1"/>
          <w:sz w:val="22"/>
          <w:szCs w:val="22"/>
        </w:rPr>
      </w:pPr>
    </w:p>
    <w:p w14:paraId="162695DF" w14:textId="6E37EEAD" w:rsidR="51327706" w:rsidRDefault="51327706" w:rsidP="51327706">
      <w:pPr>
        <w:ind w:left="851" w:right="565"/>
        <w:jc w:val="center"/>
        <w:rPr>
          <w:rFonts w:ascii="Arial Nova Cond Light" w:hAnsi="Arial Nova Cond Light" w:cstheme="minorBidi"/>
          <w:b/>
          <w:bCs/>
          <w:color w:val="000000" w:themeColor="text1"/>
          <w:sz w:val="22"/>
          <w:szCs w:val="22"/>
        </w:rPr>
      </w:pPr>
    </w:p>
    <w:p w14:paraId="5EB1FDE3" w14:textId="08839936" w:rsidR="51327706" w:rsidRDefault="51327706" w:rsidP="51327706">
      <w:pPr>
        <w:ind w:left="851" w:right="565"/>
        <w:jc w:val="center"/>
        <w:rPr>
          <w:rFonts w:ascii="Arial Nova Cond Light" w:hAnsi="Arial Nova Cond Light" w:cstheme="minorBidi"/>
          <w:b/>
          <w:bCs/>
          <w:color w:val="000000" w:themeColor="text1"/>
          <w:sz w:val="22"/>
          <w:szCs w:val="22"/>
        </w:rPr>
      </w:pPr>
    </w:p>
    <w:p w14:paraId="2F27CE2C" w14:textId="29FB20A9"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3E20DD51" w14:textId="126684B8"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34E49B69" w14:textId="71E895F7"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07984A84" w14:textId="36C73D1A"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629A843B" w14:textId="77777777" w:rsidR="3C770599" w:rsidRPr="00C27FE7" w:rsidRDefault="3C770599" w:rsidP="3C770599">
      <w:pPr>
        <w:ind w:right="565"/>
        <w:jc w:val="center"/>
        <w:rPr>
          <w:rFonts w:ascii="Arial Nova Cond Light" w:hAnsi="Arial Nova Cond Light" w:cstheme="minorBidi"/>
          <w:b/>
          <w:bCs/>
          <w:color w:val="000000" w:themeColor="text1"/>
          <w:sz w:val="22"/>
          <w:szCs w:val="22"/>
        </w:rPr>
      </w:pPr>
      <w:r w:rsidRPr="00C27FE7">
        <w:rPr>
          <w:rFonts w:ascii="Arial Nova Cond Light" w:hAnsi="Arial Nova Cond Light" w:cstheme="minorBidi"/>
          <w:b/>
          <w:bCs/>
          <w:color w:val="000000" w:themeColor="text1"/>
          <w:sz w:val="22"/>
          <w:szCs w:val="22"/>
        </w:rPr>
        <w:t>RESUMEN</w:t>
      </w:r>
    </w:p>
    <w:p w14:paraId="06F8CB4D" w14:textId="10F3E1B3" w:rsidR="3C770599" w:rsidRPr="00C27FE7" w:rsidRDefault="3C770599" w:rsidP="3C770599">
      <w:pPr>
        <w:ind w:left="851" w:right="565"/>
        <w:jc w:val="center"/>
        <w:rPr>
          <w:rFonts w:ascii="Arial Nova Cond Light" w:hAnsi="Arial Nova Cond Light" w:cstheme="minorBidi"/>
          <w:b/>
          <w:bCs/>
          <w:color w:val="000000" w:themeColor="text1"/>
          <w:sz w:val="22"/>
          <w:szCs w:val="22"/>
        </w:rPr>
      </w:pPr>
    </w:p>
    <w:p w14:paraId="45ED44AA" w14:textId="29378AB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4A468F0" w14:textId="51E743D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FB8939B" w14:textId="689CA40B"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0FCD555" w14:textId="1C8C3699"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E58FB5A" w14:textId="761E3413"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05D4C141" w14:textId="226AA115"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56E492FF" w14:textId="5AE29232"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792D02E2" w14:textId="5C04D3B1"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4F4EF7D" w14:textId="4D91BFE7" w:rsidR="239226E5" w:rsidRPr="00C27FE7" w:rsidRDefault="239226E5" w:rsidP="239226E5">
      <w:pPr>
        <w:ind w:left="851" w:right="565"/>
        <w:jc w:val="center"/>
        <w:rPr>
          <w:rFonts w:ascii="Arial Nova Cond Light" w:hAnsi="Arial Nova Cond Light" w:cstheme="minorBidi"/>
          <w:b/>
          <w:bCs/>
          <w:color w:val="000000" w:themeColor="text1"/>
          <w:sz w:val="22"/>
          <w:szCs w:val="22"/>
        </w:rPr>
      </w:pPr>
    </w:p>
    <w:p w14:paraId="18F12207" w14:textId="221A10EA" w:rsidR="239226E5" w:rsidRPr="00C27FE7" w:rsidRDefault="239226E5" w:rsidP="239226E5">
      <w:pPr>
        <w:ind w:left="708" w:right="565"/>
        <w:jc w:val="center"/>
        <w:rPr>
          <w:rFonts w:ascii="Arial Nova Cond Light" w:hAnsi="Arial Nova Cond Light" w:cstheme="minorBidi"/>
          <w:b/>
          <w:bCs/>
          <w:color w:val="000000" w:themeColor="text1"/>
          <w:sz w:val="22"/>
          <w:szCs w:val="22"/>
        </w:rPr>
      </w:pPr>
    </w:p>
    <w:p w14:paraId="578B0736" w14:textId="77777777" w:rsidR="00CC5FB8" w:rsidRPr="00C27FE7" w:rsidRDefault="00CC5FB8" w:rsidP="00CC5FB8">
      <w:pPr>
        <w:ind w:left="851" w:right="565"/>
        <w:jc w:val="center"/>
        <w:rPr>
          <w:rFonts w:ascii="Arial Nova Cond Light" w:hAnsi="Arial Nova Cond Light" w:cstheme="minorHAnsi"/>
          <w:b/>
          <w:color w:val="000000"/>
          <w:sz w:val="22"/>
          <w:szCs w:val="22"/>
        </w:rPr>
      </w:pPr>
      <w:r w:rsidRPr="00C27FE7">
        <w:rPr>
          <w:rFonts w:ascii="Arial Nova Cond Light" w:hAnsi="Arial Nova Cond Light" w:cstheme="minorHAnsi"/>
          <w:b/>
          <w:noProof/>
          <w:color w:val="000000"/>
          <w:sz w:val="22"/>
          <w:szCs w:val="22"/>
          <w:lang w:eastAsia="es-EC"/>
        </w:rPr>
        <mc:AlternateContent>
          <mc:Choice Requires="wps">
            <w:drawing>
              <wp:anchor distT="0" distB="0" distL="114300" distR="114300" simplePos="0" relativeHeight="251658240" behindDoc="0" locked="0" layoutInCell="1" allowOverlap="1" wp14:anchorId="0BA07BDC" wp14:editId="26BC6736">
                <wp:simplePos x="0" y="0"/>
                <wp:positionH relativeFrom="column">
                  <wp:posOffset>311150</wp:posOffset>
                </wp:positionH>
                <wp:positionV relativeFrom="paragraph">
                  <wp:posOffset>147320</wp:posOffset>
                </wp:positionV>
                <wp:extent cx="571500" cy="0"/>
                <wp:effectExtent l="3810" t="3810" r="0" b="0"/>
                <wp:wrapNone/>
                <wp:docPr id="1848259408" name="Straight Connector 1848259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8100">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15B2D44D" id="Straight Connector 184825940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6pt" to="6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" stroked="f" strokeweight="3pt">
                <v:stroke endarrow="block"/>
              </v:line>
            </w:pict>
          </mc:Fallback>
        </mc:AlternateContent>
      </w:r>
      <w:r w:rsidRPr="00C27FE7">
        <w:rPr>
          <w:rFonts w:ascii="Arial Nova Cond Light" w:hAnsi="Arial Nova Cond Light" w:cstheme="minorHAnsi"/>
          <w:b/>
          <w:color w:val="000000"/>
          <w:sz w:val="22"/>
          <w:szCs w:val="22"/>
        </w:rPr>
        <w:t>FORMATO DEL REPORTE FINAL DEL TRABAJO DE TITULACIÓN</w:t>
      </w:r>
    </w:p>
    <w:p w14:paraId="133D69A5" w14:textId="77777777" w:rsidR="00CC5FB8" w:rsidRPr="00C27FE7" w:rsidRDefault="00CC5FB8" w:rsidP="0002663F">
      <w:pPr>
        <w:ind w:left="851" w:right="565"/>
        <w:jc w:val="both"/>
        <w:rPr>
          <w:rFonts w:ascii="Arial Nova Cond Light" w:hAnsi="Arial Nova Cond Light" w:cstheme="minorHAnsi"/>
          <w:color w:val="000000"/>
          <w:sz w:val="22"/>
          <w:szCs w:val="22"/>
        </w:rPr>
      </w:pPr>
    </w:p>
    <w:p w14:paraId="6C76DD81" w14:textId="77777777" w:rsidR="005E7573" w:rsidRPr="00C27FE7" w:rsidRDefault="239226E5" w:rsidP="239226E5">
      <w:pPr>
        <w:pStyle w:val="ListParagraph"/>
        <w:numPr>
          <w:ilvl w:val="0"/>
          <w:numId w:val="11"/>
        </w:numPr>
        <w:ind w:left="426" w:right="565"/>
        <w:jc w:val="both"/>
        <w:rPr>
          <w:rFonts w:ascii="Arial Nova Cond Light" w:hAnsi="Arial Nova Cond Light" w:cstheme="minorBidi"/>
          <w:color w:val="FF0000"/>
          <w:sz w:val="22"/>
          <w:szCs w:val="22"/>
        </w:rPr>
      </w:pPr>
      <w:r w:rsidRPr="00C27FE7">
        <w:rPr>
          <w:rFonts w:ascii="Arial Nova Cond Light" w:hAnsi="Arial Nova Cond Light" w:cstheme="minorBidi"/>
          <w:color w:val="FF0000"/>
          <w:sz w:val="22"/>
          <w:szCs w:val="22"/>
        </w:rPr>
        <w:t>Páginas preliminares:</w:t>
      </w:r>
    </w:p>
    <w:p w14:paraId="271C7BE6" w14:textId="77777777" w:rsidR="005E7573" w:rsidRPr="00C27FE7" w:rsidRDefault="239226E5" w:rsidP="239226E5">
      <w:pPr>
        <w:pStyle w:val="ListParagraph"/>
        <w:numPr>
          <w:ilvl w:val="0"/>
          <w:numId w:val="8"/>
        </w:numPr>
        <w:tabs>
          <w:tab w:val="clear" w:pos="360"/>
          <w:tab w:val="num" w:pos="1776"/>
        </w:tabs>
        <w:ind w:left="993" w:right="565"/>
        <w:jc w:val="both"/>
        <w:rPr>
          <w:rFonts w:ascii="Arial Nova Cond Light" w:hAnsi="Arial Nova Cond Light" w:cstheme="minorBidi"/>
          <w:color w:val="FF0000"/>
          <w:sz w:val="22"/>
          <w:szCs w:val="22"/>
        </w:rPr>
      </w:pPr>
      <w:r w:rsidRPr="00C27FE7">
        <w:rPr>
          <w:rFonts w:ascii="Arial Nova Cond Light" w:hAnsi="Arial Nova Cond Light" w:cstheme="minorBidi"/>
          <w:color w:val="FF0000"/>
          <w:sz w:val="22"/>
          <w:szCs w:val="22"/>
        </w:rPr>
        <w:t>Página del título</w:t>
      </w:r>
    </w:p>
    <w:p w14:paraId="0AC9FEE6" w14:textId="77777777" w:rsidR="005E7573" w:rsidRPr="00C27FE7" w:rsidRDefault="239226E5" w:rsidP="239226E5">
      <w:pPr>
        <w:pStyle w:val="ListParagraph"/>
        <w:numPr>
          <w:ilvl w:val="0"/>
          <w:numId w:val="8"/>
        </w:numPr>
        <w:tabs>
          <w:tab w:val="clear" w:pos="360"/>
          <w:tab w:val="num" w:pos="1776"/>
        </w:tabs>
        <w:ind w:left="993" w:right="565"/>
        <w:jc w:val="both"/>
        <w:rPr>
          <w:rFonts w:ascii="Arial Nova Cond Light" w:hAnsi="Arial Nova Cond Light" w:cstheme="minorBidi"/>
          <w:color w:val="FF0000"/>
          <w:sz w:val="22"/>
          <w:szCs w:val="22"/>
        </w:rPr>
      </w:pPr>
      <w:r w:rsidRPr="00C27FE7">
        <w:rPr>
          <w:rFonts w:ascii="Arial Nova Cond Light" w:hAnsi="Arial Nova Cond Light" w:cstheme="minorBidi"/>
          <w:color w:val="FF0000"/>
          <w:sz w:val="22"/>
          <w:szCs w:val="22"/>
        </w:rPr>
        <w:t>Página de agradecimientos</w:t>
      </w:r>
    </w:p>
    <w:p w14:paraId="024476F4" w14:textId="77777777" w:rsidR="005E7573" w:rsidRPr="00C27FE7" w:rsidRDefault="239226E5" w:rsidP="239226E5">
      <w:pPr>
        <w:pStyle w:val="ListParagraph"/>
        <w:numPr>
          <w:ilvl w:val="0"/>
          <w:numId w:val="8"/>
        </w:numPr>
        <w:tabs>
          <w:tab w:val="clear" w:pos="360"/>
          <w:tab w:val="num" w:pos="1776"/>
        </w:tabs>
        <w:ind w:left="993" w:right="565"/>
        <w:jc w:val="both"/>
        <w:rPr>
          <w:rFonts w:ascii="Arial Nova Cond Light" w:hAnsi="Arial Nova Cond Light" w:cstheme="minorBidi"/>
          <w:b/>
          <w:bCs/>
          <w:color w:val="FF0000"/>
          <w:sz w:val="22"/>
          <w:szCs w:val="22"/>
        </w:rPr>
      </w:pPr>
      <w:r w:rsidRPr="00C27FE7">
        <w:rPr>
          <w:rFonts w:ascii="Arial Nova Cond Light" w:hAnsi="Arial Nova Cond Light" w:cstheme="minorBidi"/>
          <w:b/>
          <w:bCs/>
          <w:color w:val="FF0000"/>
          <w:sz w:val="22"/>
          <w:szCs w:val="22"/>
        </w:rPr>
        <w:t>Tabla de contenido</w:t>
      </w:r>
    </w:p>
    <w:p w14:paraId="1794275D" w14:textId="77777777" w:rsidR="005E7573" w:rsidRPr="00C27FE7" w:rsidRDefault="239226E5" w:rsidP="239226E5">
      <w:pPr>
        <w:pStyle w:val="ListParagraph"/>
        <w:numPr>
          <w:ilvl w:val="0"/>
          <w:numId w:val="8"/>
        </w:numPr>
        <w:tabs>
          <w:tab w:val="clear" w:pos="360"/>
          <w:tab w:val="num" w:pos="1776"/>
        </w:tabs>
        <w:ind w:left="993" w:right="565"/>
        <w:jc w:val="both"/>
        <w:rPr>
          <w:rFonts w:ascii="Arial Nova Cond Light" w:hAnsi="Arial Nova Cond Light" w:cstheme="minorBidi"/>
          <w:color w:val="FF0000"/>
          <w:sz w:val="22"/>
          <w:szCs w:val="22"/>
        </w:rPr>
      </w:pPr>
      <w:r w:rsidRPr="00C27FE7">
        <w:rPr>
          <w:rFonts w:ascii="Arial Nova Cond Light" w:hAnsi="Arial Nova Cond Light" w:cstheme="minorBidi"/>
          <w:color w:val="FF0000"/>
          <w:sz w:val="22"/>
          <w:szCs w:val="22"/>
        </w:rPr>
        <w:t>Lista de cuadros</w:t>
      </w:r>
    </w:p>
    <w:p w14:paraId="29B6E186" w14:textId="77777777" w:rsidR="005E7573" w:rsidRPr="00C27FE7" w:rsidRDefault="239226E5" w:rsidP="239226E5">
      <w:pPr>
        <w:pStyle w:val="ListParagraph"/>
        <w:numPr>
          <w:ilvl w:val="0"/>
          <w:numId w:val="8"/>
        </w:numPr>
        <w:tabs>
          <w:tab w:val="clear" w:pos="360"/>
          <w:tab w:val="num" w:pos="1776"/>
        </w:tabs>
        <w:ind w:left="993" w:right="565"/>
        <w:jc w:val="both"/>
        <w:rPr>
          <w:rFonts w:ascii="Arial Nova Cond Light" w:hAnsi="Arial Nova Cond Light" w:cstheme="minorBidi"/>
          <w:color w:val="FF0000"/>
          <w:sz w:val="22"/>
          <w:szCs w:val="22"/>
        </w:rPr>
      </w:pPr>
      <w:r w:rsidRPr="00C27FE7">
        <w:rPr>
          <w:rFonts w:ascii="Arial Nova Cond Light" w:hAnsi="Arial Nova Cond Light" w:cstheme="minorBidi"/>
          <w:color w:val="FF0000"/>
          <w:sz w:val="22"/>
          <w:szCs w:val="22"/>
        </w:rPr>
        <w:t>Lista de figuras</w:t>
      </w:r>
    </w:p>
    <w:p w14:paraId="10D36F6E" w14:textId="7EF2753B" w:rsidR="239226E5" w:rsidRPr="00C27FE7" w:rsidRDefault="239226E5" w:rsidP="239226E5">
      <w:pPr>
        <w:pStyle w:val="ListParagraph"/>
        <w:ind w:left="993" w:right="565"/>
        <w:jc w:val="both"/>
        <w:rPr>
          <w:rFonts w:ascii="Arial Nova Cond Light" w:hAnsi="Arial Nova Cond Light" w:cstheme="minorBidi"/>
          <w:color w:val="FF0000"/>
          <w:sz w:val="22"/>
          <w:szCs w:val="22"/>
        </w:rPr>
      </w:pPr>
    </w:p>
    <w:p w14:paraId="70A65178" w14:textId="77777777" w:rsidR="005E7573" w:rsidRPr="00DB2C38" w:rsidRDefault="005E7573" w:rsidP="00C27FE7">
      <w:pPr>
        <w:pStyle w:val="Heading1"/>
        <w:rPr>
          <w:rFonts w:ascii="Arial Nova Cond Light" w:hAnsi="Arial Nova Cond Light"/>
          <w:sz w:val="22"/>
          <w:szCs w:val="22"/>
        </w:rPr>
      </w:pPr>
      <w:r w:rsidRPr="00DB2C38">
        <w:rPr>
          <w:rFonts w:ascii="Arial Nova Cond Light" w:hAnsi="Arial Nova Cond Light"/>
          <w:sz w:val="22"/>
          <w:szCs w:val="22"/>
        </w:rPr>
        <w:t>Resumen</w:t>
      </w:r>
    </w:p>
    <w:p w14:paraId="14199724" w14:textId="77777777" w:rsidR="00CC5FB8" w:rsidRPr="00C27FE7" w:rsidRDefault="00CC5FB8" w:rsidP="00CC5FB8">
      <w:pPr>
        <w:pStyle w:val="ListParagraph"/>
        <w:rPr>
          <w:rFonts w:ascii="Arial Nova Cond Light" w:hAnsi="Arial Nova Cond Light" w:cstheme="minorHAnsi"/>
          <w:color w:val="000000"/>
          <w:sz w:val="22"/>
          <w:szCs w:val="22"/>
        </w:rPr>
      </w:pPr>
    </w:p>
    <w:p w14:paraId="232FE677" w14:textId="040A1B6A" w:rsidR="3C770599" w:rsidRPr="00C27FE7" w:rsidRDefault="3C770599" w:rsidP="00C27FE7">
      <w:pPr>
        <w:pStyle w:val="BodyText"/>
        <w:ind w:left="360" w:right="49"/>
        <w:jc w:val="both"/>
        <w:rPr>
          <w:rFonts w:ascii="Arial Nova Cond Light" w:hAnsi="Arial Nova Cond Light" w:cstheme="minorBidi"/>
          <w:color w:val="000000" w:themeColor="text1"/>
          <w:sz w:val="22"/>
          <w:szCs w:val="22"/>
        </w:rPr>
      </w:pPr>
    </w:p>
    <w:p w14:paraId="1AAB1E14" w14:textId="4494FCF8" w:rsidR="00C27FE7" w:rsidRPr="00DB2C38" w:rsidRDefault="005E7573" w:rsidP="00C27FE7">
      <w:pPr>
        <w:pStyle w:val="Heading1"/>
        <w:rPr>
          <w:rFonts w:ascii="Arial Nova Cond Light" w:hAnsi="Arial Nova Cond Light"/>
          <w:sz w:val="22"/>
          <w:szCs w:val="22"/>
        </w:rPr>
      </w:pPr>
      <w:commentRangeStart w:id="0"/>
      <w:r w:rsidRPr="00DB2C38">
        <w:rPr>
          <w:rFonts w:ascii="Arial Nova Cond Light" w:hAnsi="Arial Nova Cond Light"/>
          <w:sz w:val="22"/>
          <w:szCs w:val="22"/>
        </w:rPr>
        <w:t>Antecedentes/Introducción</w:t>
      </w:r>
      <w:r w:rsidR="00CC5FB8" w:rsidRPr="00DB2C38">
        <w:rPr>
          <w:rFonts w:ascii="Arial Nova Cond Light" w:hAnsi="Arial Nova Cond Light"/>
          <w:sz w:val="22"/>
          <w:szCs w:val="22"/>
        </w:rPr>
        <w:t>:</w:t>
      </w:r>
      <w:commentRangeEnd w:id="0"/>
      <w:r w:rsidR="00B52179">
        <w:rPr>
          <w:rStyle w:val="CommentReference"/>
          <w:rFonts w:ascii="Calibri" w:eastAsia="Calibri" w:hAnsi="Calibri" w:cs="Arial"/>
          <w:color w:val="auto"/>
          <w:lang w:eastAsia="es-EC"/>
        </w:rPr>
        <w:commentReference w:id="0"/>
      </w:r>
    </w:p>
    <w:p w14:paraId="42F35F95" w14:textId="77777777" w:rsidR="00C27FE7" w:rsidRPr="00C27FE7" w:rsidRDefault="00C27FE7" w:rsidP="00C27FE7"/>
    <w:p w14:paraId="1FE77EE2" w14:textId="6C23E1A4" w:rsidR="00CC5FB8" w:rsidRPr="00C27FE7" w:rsidRDefault="007E5E0B" w:rsidP="007E5E0B">
      <w:pPr>
        <w:pStyle w:val="BodyText"/>
        <w:ind w:right="565"/>
        <w:jc w:val="both"/>
        <w:rPr>
          <w:rFonts w:ascii="Arial Nova Cond Light" w:hAnsi="Arial Nova Cond Light" w:cstheme="minorHAnsi"/>
          <w:color w:val="000000"/>
          <w:sz w:val="22"/>
          <w:szCs w:val="22"/>
        </w:rPr>
      </w:pPr>
      <w:r w:rsidRPr="007E5E0B">
        <w:rPr>
          <w:rFonts w:ascii="Arial Nova Cond Light" w:hAnsi="Arial Nova Cond Light" w:cstheme="minorBidi"/>
          <w:sz w:val="22"/>
          <w:szCs w:val="22"/>
          <w:lang w:val="pt-BR"/>
        </w:rPr>
        <w:t>El motivo de conocer la prevalencia de enfermedades y la distribución de profesionales de la Salud en las diferentes Unidades de Salud del Ecuador en el transcurso del tiempo es poder generar evidencia para tener una adecuada toma de decisiones acerca del personal médico. Una distribución adecuada tanto de unidades de salud, recursos, profesionales en cada sector de país, ayudaría a tener un mejor sistema de salud que cubra los diferentes eventos que se van generando por diferentes factores. Hay varios estudios que detallan la prevalencia de diferentes enfermedades, pero no enfatizan en como atenderlas o mejorar la atención en el sistema de salud, ya que actualmente ejecutan parches y cubren necesidades en cómo van apareciendo, pero no solucionan problemas basándose en evidencia; Es importante conocer el estado actual del comportamiento de cada evento de salud y así; prever, controlar, ejecutar planes de acción con conocimiento previo y una planificación adecuada.</w:t>
      </w:r>
    </w:p>
    <w:p w14:paraId="50FC5374" w14:textId="77777777" w:rsidR="00C27FE7" w:rsidRPr="00DB2C38" w:rsidRDefault="005E7573" w:rsidP="00C27FE7">
      <w:pPr>
        <w:pStyle w:val="Heading1"/>
        <w:rPr>
          <w:rFonts w:ascii="Arial Nova Cond Light" w:hAnsi="Arial Nova Cond Light" w:cstheme="minorHAnsi"/>
          <w:color w:val="000000"/>
          <w:sz w:val="22"/>
          <w:szCs w:val="22"/>
        </w:rPr>
      </w:pPr>
      <w:commentRangeStart w:id="1"/>
      <w:commentRangeStart w:id="2"/>
      <w:r w:rsidRPr="00DB2C38">
        <w:rPr>
          <w:rFonts w:ascii="Arial Nova Cond Light" w:hAnsi="Arial Nova Cond Light"/>
          <w:sz w:val="22"/>
          <w:szCs w:val="22"/>
        </w:rPr>
        <w:lastRenderedPageBreak/>
        <w:t>Descripción del problema</w:t>
      </w:r>
      <w:r w:rsidR="00CC5FB8" w:rsidRPr="00DB2C38">
        <w:rPr>
          <w:rFonts w:ascii="Arial Nova Cond Light" w:hAnsi="Arial Nova Cond Light"/>
          <w:sz w:val="22"/>
          <w:szCs w:val="22"/>
        </w:rPr>
        <w:t xml:space="preserve">: </w:t>
      </w:r>
      <w:commentRangeEnd w:id="1"/>
      <w:r w:rsidR="008B2FF3">
        <w:rPr>
          <w:rStyle w:val="CommentReference"/>
          <w:rFonts w:ascii="Calibri" w:eastAsia="Calibri" w:hAnsi="Calibri" w:cs="Arial"/>
          <w:color w:val="auto"/>
          <w:lang w:eastAsia="es-EC"/>
        </w:rPr>
        <w:commentReference w:id="1"/>
      </w:r>
      <w:commentRangeEnd w:id="2"/>
      <w:r w:rsidR="008B2FF3">
        <w:rPr>
          <w:rStyle w:val="CommentReference"/>
          <w:rFonts w:ascii="Calibri" w:eastAsia="Calibri" w:hAnsi="Calibri" w:cs="Arial"/>
          <w:color w:val="auto"/>
          <w:lang w:eastAsia="es-EC"/>
        </w:rPr>
        <w:commentReference w:id="2"/>
      </w:r>
    </w:p>
    <w:p w14:paraId="3D235691" w14:textId="77777777" w:rsidR="00C27FE7" w:rsidRDefault="00C27FE7" w:rsidP="00C27FE7">
      <w:pPr>
        <w:pStyle w:val="BodyText"/>
        <w:ind w:right="49"/>
        <w:jc w:val="left"/>
        <w:rPr>
          <w:rFonts w:ascii="Arial Nova Cond Light" w:hAnsi="Arial Nova Cond Light" w:cstheme="minorBidi"/>
          <w:color w:val="000000" w:themeColor="text1"/>
          <w:sz w:val="22"/>
          <w:szCs w:val="22"/>
        </w:rPr>
      </w:pPr>
    </w:p>
    <w:p w14:paraId="31584E4F" w14:textId="77777777" w:rsidR="00F51248" w:rsidRPr="00F51248" w:rsidRDefault="00F51248" w:rsidP="00F51248">
      <w:pPr>
        <w:pStyle w:val="ListParagraph"/>
        <w:rPr>
          <w:rFonts w:ascii="Arial Nova Cond Light" w:hAnsi="Arial Nova Cond Light" w:cstheme="minorBidi"/>
          <w:color w:val="000000" w:themeColor="text1"/>
          <w:sz w:val="22"/>
          <w:szCs w:val="22"/>
        </w:rPr>
      </w:pPr>
    </w:p>
    <w:p w14:paraId="23C0ECB1" w14:textId="77777777" w:rsidR="00F51248" w:rsidRPr="00F51248" w:rsidRDefault="00F51248" w:rsidP="00F51248">
      <w:pPr>
        <w:jc w:val="both"/>
        <w:rPr>
          <w:rFonts w:ascii="Arial Nova Cond Light" w:hAnsi="Arial Nova Cond Light" w:cstheme="minorBidi"/>
          <w:color w:val="000000" w:themeColor="text1"/>
          <w:sz w:val="22"/>
          <w:szCs w:val="22"/>
        </w:rPr>
      </w:pPr>
      <w:r w:rsidRPr="00F51248">
        <w:rPr>
          <w:rFonts w:ascii="Arial Nova Cond Light" w:hAnsi="Arial Nova Cond Light" w:cstheme="minorBidi"/>
          <w:color w:val="000000" w:themeColor="text1"/>
          <w:sz w:val="22"/>
          <w:szCs w:val="22"/>
        </w:rPr>
        <w:t>En Ecuador la pandemia de la COVID-19 demostró que la atención en los diferentes niveles del sector salud, no estuvieron preparados para atender la gran cantidad de pacientes contagiados por este virus, esto ocasiono una gran cantidad de fallecimientos, ya que no hubo el personal suficiente con todas las medidas de bioseguridad para poder atender a estos pacientes. Basándose en esta premisa se observa una deficiencia en el sistema de salud, pero no enfatiza en el profesionalismo del personal médico, si no, en los pocos profesionales asignados o contratados en las unidades de salud. A nivel mundial se convirtió en un problema de salud, pero el Ecuador sufrió un duro golpe en esta cartera de estado, ya que dentro de la planificación no se contempló un evento de este tipo, cabe recalcar que ningún país contemplo en su planificación anual o de gobierno; pero se pudo ir evitando fallecimientos de personas e ir aprendiendo de cada deficiencia encontrada en la duración de la pandemia, pero el país se inundó de corrupción y otros factores que fueron aportando al fracaso en las atenciones en el sector salud.</w:t>
      </w:r>
    </w:p>
    <w:p w14:paraId="3B44FA6C" w14:textId="77777777" w:rsidR="00F51248" w:rsidRPr="00F51248" w:rsidRDefault="00F51248" w:rsidP="00F51248">
      <w:pPr>
        <w:jc w:val="both"/>
        <w:rPr>
          <w:rFonts w:ascii="Arial Nova Cond Light" w:hAnsi="Arial Nova Cond Light" w:cstheme="minorBidi"/>
          <w:color w:val="000000" w:themeColor="text1"/>
          <w:sz w:val="22"/>
          <w:szCs w:val="22"/>
        </w:rPr>
      </w:pPr>
      <w:r w:rsidRPr="00F51248">
        <w:rPr>
          <w:rFonts w:ascii="Arial Nova Cond Light" w:hAnsi="Arial Nova Cond Light" w:cstheme="minorBidi"/>
          <w:color w:val="000000" w:themeColor="text1"/>
          <w:sz w:val="22"/>
          <w:szCs w:val="22"/>
        </w:rPr>
        <w:t xml:space="preserve">El </w:t>
      </w:r>
      <w:commentRangeStart w:id="3"/>
      <w:r w:rsidRPr="00F51248">
        <w:rPr>
          <w:rFonts w:ascii="Arial Nova Cond Light" w:hAnsi="Arial Nova Cond Light" w:cstheme="minorBidi"/>
          <w:color w:val="000000" w:themeColor="text1"/>
          <w:sz w:val="22"/>
          <w:szCs w:val="22"/>
        </w:rPr>
        <w:t xml:space="preserve">objetivo de este estudio es ver la prevalencia de diversas enfermedades en un periodo determinado, verificando la distribución de las unidades de salud en los diferentes niveles en cada cantón de la provincia de Manabí </w:t>
      </w:r>
      <w:commentRangeEnd w:id="3"/>
      <w:r w:rsidR="00B52179">
        <w:rPr>
          <w:rStyle w:val="CommentReference"/>
          <w:rFonts w:ascii="Calibri" w:eastAsia="Calibri" w:hAnsi="Calibri" w:cs="Arial"/>
          <w:lang w:eastAsia="es-EC"/>
        </w:rPr>
        <w:commentReference w:id="3"/>
      </w:r>
      <w:r w:rsidRPr="00F51248">
        <w:rPr>
          <w:rFonts w:ascii="Arial Nova Cond Light" w:hAnsi="Arial Nova Cond Light" w:cstheme="minorBidi"/>
          <w:color w:val="000000" w:themeColor="text1"/>
          <w:sz w:val="22"/>
          <w:szCs w:val="22"/>
        </w:rPr>
        <w:t>y así medir la asignación de profesionales de la salud, dependiendo de varios factores como: población, mortalidad, morbilidad, etc. Con esto se tendría un marco de estudio acorde a una necesidad basado en evidencia.</w:t>
      </w:r>
    </w:p>
    <w:p w14:paraId="41468F6D" w14:textId="77777777" w:rsidR="00CC5FB8" w:rsidRPr="00F51248" w:rsidRDefault="00CC5FB8" w:rsidP="00F51248">
      <w:pPr>
        <w:rPr>
          <w:rFonts w:ascii="Arial Nova Cond Light" w:hAnsi="Arial Nova Cond Light" w:cstheme="minorHAnsi"/>
          <w:color w:val="000000"/>
          <w:sz w:val="22"/>
          <w:szCs w:val="22"/>
        </w:rPr>
      </w:pPr>
    </w:p>
    <w:p w14:paraId="2B838909" w14:textId="702CE67F" w:rsidR="00DB2C38" w:rsidRPr="00DB2C38" w:rsidRDefault="005E7573" w:rsidP="00DB2C38">
      <w:pPr>
        <w:pStyle w:val="Heading1"/>
        <w:rPr>
          <w:rFonts w:ascii="Arial Nova Cond Light" w:hAnsi="Arial Nova Cond Light"/>
          <w:sz w:val="22"/>
          <w:szCs w:val="22"/>
        </w:rPr>
      </w:pPr>
      <w:r w:rsidRPr="00DB2C38">
        <w:rPr>
          <w:rFonts w:ascii="Arial Nova Cond Light" w:hAnsi="Arial Nova Cond Light"/>
          <w:sz w:val="22"/>
          <w:szCs w:val="22"/>
        </w:rPr>
        <w:t>Objetivos</w:t>
      </w:r>
      <w:r w:rsidR="00CC5FB8" w:rsidRPr="00DB2C38">
        <w:rPr>
          <w:rFonts w:ascii="Arial Nova Cond Light" w:hAnsi="Arial Nova Cond Light"/>
          <w:sz w:val="22"/>
          <w:szCs w:val="22"/>
        </w:rPr>
        <w:t>:</w:t>
      </w:r>
    </w:p>
    <w:p w14:paraId="0A90D2A2" w14:textId="77777777" w:rsidR="00DB2C38" w:rsidRPr="00DB2C38" w:rsidRDefault="00DB2C38" w:rsidP="00DB2C38">
      <w:pPr>
        <w:pStyle w:val="BodyText"/>
        <w:ind w:right="565"/>
        <w:jc w:val="left"/>
        <w:rPr>
          <w:rFonts w:ascii="Arial Nova Cond Light" w:hAnsi="Arial Nova Cond Light" w:cstheme="minorHAnsi"/>
          <w:color w:val="000000"/>
          <w:sz w:val="22"/>
          <w:szCs w:val="22"/>
        </w:rPr>
      </w:pPr>
    </w:p>
    <w:p w14:paraId="135F15F7" w14:textId="2CFCFA89" w:rsidR="00CC5FB8" w:rsidRDefault="00B264F6" w:rsidP="00556615">
      <w:pPr>
        <w:pStyle w:val="BodyText"/>
        <w:ind w:right="565"/>
        <w:jc w:val="left"/>
        <w:rPr>
          <w:rFonts w:ascii="Arial Nova Cond Light" w:hAnsi="Arial Nova Cond Light" w:cstheme="minorBidi"/>
          <w:b/>
          <w:bCs/>
          <w:color w:val="000000" w:themeColor="text1"/>
          <w:sz w:val="22"/>
          <w:szCs w:val="22"/>
        </w:rPr>
      </w:pPr>
      <w:r w:rsidRPr="00B264F6">
        <w:rPr>
          <w:rFonts w:ascii="Arial Nova Cond Light" w:hAnsi="Arial Nova Cond Light" w:cstheme="minorBidi"/>
          <w:b/>
          <w:bCs/>
          <w:color w:val="000000" w:themeColor="text1"/>
          <w:sz w:val="22"/>
          <w:szCs w:val="22"/>
        </w:rPr>
        <w:t>Objetivo general:</w:t>
      </w:r>
    </w:p>
    <w:p w14:paraId="14FAE720" w14:textId="77777777" w:rsidR="00B264F6" w:rsidRPr="00B264F6" w:rsidRDefault="00B264F6" w:rsidP="00556615">
      <w:pPr>
        <w:pStyle w:val="BodyText"/>
        <w:ind w:right="565"/>
        <w:jc w:val="left"/>
        <w:rPr>
          <w:rFonts w:ascii="Arial Nova Cond Light" w:hAnsi="Arial Nova Cond Light" w:cstheme="minorBidi"/>
          <w:b/>
          <w:bCs/>
          <w:color w:val="000000" w:themeColor="text1"/>
          <w:sz w:val="22"/>
          <w:szCs w:val="22"/>
        </w:rPr>
      </w:pPr>
    </w:p>
    <w:p w14:paraId="0658AACE" w14:textId="2AE70B1C" w:rsidR="00B264F6" w:rsidRDefault="00B264F6" w:rsidP="00EB2AA7">
      <w:pPr>
        <w:pStyle w:val="BodyText"/>
        <w:numPr>
          <w:ilvl w:val="0"/>
          <w:numId w:val="13"/>
        </w:numPr>
        <w:ind w:right="565"/>
        <w:jc w:val="both"/>
        <w:rPr>
          <w:rFonts w:ascii="Arial Nova Cond Light" w:hAnsi="Arial Nova Cond Light" w:cstheme="minorHAnsi"/>
          <w:color w:val="000000"/>
          <w:sz w:val="22"/>
          <w:szCs w:val="22"/>
        </w:rPr>
      </w:pPr>
      <w:r w:rsidRPr="00B264F6">
        <w:rPr>
          <w:rFonts w:ascii="Arial Nova Cond Light" w:hAnsi="Arial Nova Cond Light" w:cstheme="minorHAnsi"/>
          <w:color w:val="000000"/>
          <w:sz w:val="22"/>
          <w:szCs w:val="22"/>
        </w:rPr>
        <w:t>Analizar la distribución del personal de salud en los establecimientos del Ministerio de Salud Pública de los cantones de la Provincia de Manabí durante el periodo 2015-2020.</w:t>
      </w:r>
    </w:p>
    <w:p w14:paraId="432F1831" w14:textId="77777777" w:rsidR="00B264F6" w:rsidRDefault="00B264F6" w:rsidP="00B264F6">
      <w:pPr>
        <w:pStyle w:val="BodyText"/>
        <w:ind w:right="565"/>
        <w:jc w:val="both"/>
        <w:rPr>
          <w:rFonts w:ascii="Arial Nova Cond Light" w:hAnsi="Arial Nova Cond Light" w:cstheme="minorHAnsi"/>
          <w:color w:val="000000"/>
          <w:sz w:val="22"/>
          <w:szCs w:val="22"/>
        </w:rPr>
      </w:pPr>
    </w:p>
    <w:p w14:paraId="60196BBA" w14:textId="44362225" w:rsidR="00B264F6" w:rsidRPr="00EB2AA7" w:rsidRDefault="008E0982" w:rsidP="00B264F6">
      <w:pPr>
        <w:pStyle w:val="BodyText"/>
        <w:ind w:right="565"/>
        <w:jc w:val="both"/>
        <w:rPr>
          <w:rFonts w:ascii="Arial Nova Cond Light" w:hAnsi="Arial Nova Cond Light" w:cstheme="minorHAnsi"/>
          <w:b/>
          <w:bCs/>
          <w:color w:val="000000"/>
          <w:sz w:val="22"/>
          <w:szCs w:val="22"/>
        </w:rPr>
      </w:pPr>
      <w:r w:rsidRPr="00EB2AA7">
        <w:rPr>
          <w:rFonts w:ascii="Arial Nova Cond Light" w:hAnsi="Arial Nova Cond Light" w:cstheme="minorHAnsi"/>
          <w:b/>
          <w:bCs/>
          <w:color w:val="000000"/>
          <w:sz w:val="22"/>
          <w:szCs w:val="22"/>
        </w:rPr>
        <w:t>Objetivos específicos:</w:t>
      </w:r>
    </w:p>
    <w:p w14:paraId="0D7934B0" w14:textId="77777777" w:rsidR="008E0982" w:rsidRDefault="008E0982" w:rsidP="00B264F6">
      <w:pPr>
        <w:pStyle w:val="BodyText"/>
        <w:ind w:right="565"/>
        <w:jc w:val="both"/>
        <w:rPr>
          <w:rFonts w:ascii="Arial Nova Cond Light" w:hAnsi="Arial Nova Cond Light" w:cstheme="minorHAnsi"/>
          <w:color w:val="000000"/>
          <w:sz w:val="22"/>
          <w:szCs w:val="22"/>
        </w:rPr>
      </w:pPr>
    </w:p>
    <w:p w14:paraId="61E015DC" w14:textId="4214A2D7" w:rsidR="00B52179" w:rsidRPr="00EB2AA7" w:rsidRDefault="00B52179" w:rsidP="00B52179">
      <w:pPr>
        <w:pStyle w:val="BodyText"/>
        <w:numPr>
          <w:ilvl w:val="0"/>
          <w:numId w:val="13"/>
        </w:numPr>
        <w:ind w:right="565"/>
        <w:jc w:val="both"/>
        <w:rPr>
          <w:moveTo w:id="4" w:author="Kathy Alexandra Bustamante" w:date="2023-06-02T18:14:00Z"/>
          <w:rFonts w:ascii="Arial Nova Cond Light" w:hAnsi="Arial Nova Cond Light" w:cstheme="minorHAnsi"/>
          <w:color w:val="000000"/>
          <w:sz w:val="22"/>
          <w:szCs w:val="22"/>
        </w:rPr>
      </w:pPr>
      <w:moveToRangeStart w:id="5" w:author="Kathy Alexandra Bustamante" w:date="2023-06-02T18:14:00Z" w:name="move136622093"/>
      <w:moveTo w:id="6" w:author="Kathy Alexandra Bustamante" w:date="2023-06-02T18:14:00Z">
        <w:r w:rsidRPr="00EB2AA7">
          <w:rPr>
            <w:rFonts w:ascii="Arial Nova Cond Light" w:hAnsi="Arial Nova Cond Light" w:cstheme="minorHAnsi"/>
            <w:color w:val="000000"/>
            <w:sz w:val="22"/>
            <w:szCs w:val="22"/>
          </w:rPr>
          <w:t xml:space="preserve">Verificar la distribución espacial de las unidades de salud </w:t>
        </w:r>
      </w:moveTo>
      <w:ins w:id="7" w:author="Kathy Alexandra Bustamante" w:date="2023-06-02T18:28:00Z">
        <w:r w:rsidR="0011575B">
          <w:rPr>
            <w:rFonts w:ascii="Calibri" w:hAnsi="Calibri" w:cs="Calibri"/>
            <w:szCs w:val="24"/>
          </w:rPr>
          <w:t>del Ministerio de Salud Pública de los cantones de la provincia Manabí,</w:t>
        </w:r>
        <w:r w:rsidR="0011575B" w:rsidRPr="651E8540">
          <w:rPr>
            <w:rFonts w:ascii="Calibri" w:hAnsi="Calibri" w:cs="Calibri"/>
            <w:szCs w:val="24"/>
          </w:rPr>
          <w:t xml:space="preserve"> </w:t>
        </w:r>
      </w:ins>
      <w:moveTo w:id="8" w:author="Kathy Alexandra Bustamante" w:date="2023-06-02T18:14:00Z">
        <w:r w:rsidRPr="00EB2AA7">
          <w:rPr>
            <w:rFonts w:ascii="Arial Nova Cond Light" w:hAnsi="Arial Nova Cond Light" w:cstheme="minorHAnsi"/>
            <w:color w:val="000000"/>
            <w:sz w:val="22"/>
            <w:szCs w:val="22"/>
          </w:rPr>
          <w:t>contrastando con la población y los niveles de atención.</w:t>
        </w:r>
      </w:moveTo>
    </w:p>
    <w:p w14:paraId="0CDECCC2" w14:textId="57658F2E" w:rsidR="00B52179" w:rsidRPr="00556615" w:rsidRDefault="00B52179" w:rsidP="00B52179">
      <w:pPr>
        <w:pStyle w:val="BodyText"/>
        <w:numPr>
          <w:ilvl w:val="0"/>
          <w:numId w:val="13"/>
        </w:numPr>
        <w:ind w:right="565"/>
        <w:jc w:val="both"/>
        <w:rPr>
          <w:moveTo w:id="9" w:author="Kathy Alexandra Bustamante" w:date="2023-06-02T18:14:00Z"/>
          <w:rFonts w:ascii="Arial Nova Cond Light" w:hAnsi="Arial Nova Cond Light" w:cstheme="minorHAnsi"/>
          <w:color w:val="000000"/>
          <w:sz w:val="22"/>
          <w:szCs w:val="22"/>
        </w:rPr>
      </w:pPr>
      <w:moveToRangeStart w:id="10" w:author="Kathy Alexandra Bustamante" w:date="2023-06-02T18:14:00Z" w:name="move136622102"/>
      <w:moveToRangeEnd w:id="5"/>
      <w:moveTo w:id="11" w:author="Kathy Alexandra Bustamante" w:date="2023-06-02T18:14:00Z">
        <w:r w:rsidRPr="00EB2AA7">
          <w:rPr>
            <w:rFonts w:ascii="Arial Nova Cond Light" w:hAnsi="Arial Nova Cond Light" w:cstheme="minorHAnsi"/>
            <w:color w:val="000000"/>
            <w:sz w:val="22"/>
            <w:szCs w:val="22"/>
          </w:rPr>
          <w:t>Determinar la asignación de médicos generales, especialistas y rurales que trabajen 8 horas en los establecimientos de salud</w:t>
        </w:r>
      </w:moveTo>
      <w:ins w:id="12" w:author="Kathy Alexandra Bustamante" w:date="2023-06-02T18:28:00Z">
        <w:r w:rsidR="0011575B">
          <w:rPr>
            <w:rFonts w:ascii="Arial Nova Cond Light" w:hAnsi="Arial Nova Cond Light" w:cstheme="minorHAnsi"/>
            <w:color w:val="000000"/>
            <w:sz w:val="22"/>
            <w:szCs w:val="22"/>
          </w:rPr>
          <w:t xml:space="preserve">, </w:t>
        </w:r>
        <w:r w:rsidR="0011575B">
          <w:rPr>
            <w:rFonts w:ascii="Calibri" w:hAnsi="Calibri" w:cs="Calibri"/>
            <w:szCs w:val="24"/>
          </w:rPr>
          <w:t>del Ministerio de Salud Pública de los cantones de la provincia Manabí,</w:t>
        </w:r>
      </w:ins>
      <w:moveTo w:id="13" w:author="Kathy Alexandra Bustamante" w:date="2023-06-02T18:14:00Z">
        <w:del w:id="14" w:author="Kathy Alexandra Bustamante" w:date="2023-06-02T18:28:00Z">
          <w:r w:rsidRPr="00EB2AA7" w:rsidDel="0011575B">
            <w:rPr>
              <w:rFonts w:ascii="Arial Nova Cond Light" w:hAnsi="Arial Nova Cond Light" w:cstheme="minorHAnsi"/>
              <w:color w:val="000000"/>
              <w:sz w:val="22"/>
              <w:szCs w:val="22"/>
            </w:rPr>
            <w:delText>.</w:delText>
          </w:r>
        </w:del>
      </w:moveTo>
    </w:p>
    <w:moveToRangeEnd w:id="10"/>
    <w:p w14:paraId="12ABF560" w14:textId="794D9A79" w:rsidR="00EB2AA7" w:rsidRPr="00EB2AA7" w:rsidRDefault="00EB2AA7" w:rsidP="00EB2AA7">
      <w:pPr>
        <w:pStyle w:val="BodyText"/>
        <w:numPr>
          <w:ilvl w:val="0"/>
          <w:numId w:val="13"/>
        </w:numPr>
        <w:ind w:right="565"/>
        <w:jc w:val="both"/>
        <w:rPr>
          <w:rFonts w:ascii="Arial Nova Cond Light" w:hAnsi="Arial Nova Cond Light" w:cstheme="minorHAnsi"/>
          <w:color w:val="000000"/>
          <w:sz w:val="22"/>
          <w:szCs w:val="22"/>
        </w:rPr>
      </w:pPr>
      <w:r w:rsidRPr="00EB2AA7">
        <w:rPr>
          <w:rFonts w:ascii="Arial Nova Cond Light" w:hAnsi="Arial Nova Cond Light" w:cstheme="minorHAnsi"/>
          <w:color w:val="000000"/>
          <w:sz w:val="22"/>
          <w:szCs w:val="22"/>
        </w:rPr>
        <w:t>Identificar la prevalencia de enfermedades usando la morbilidad y mortalidad por cada Cantón de la Provincia</w:t>
      </w:r>
      <w:ins w:id="15" w:author="Kathy Alexandra Bustamante" w:date="2023-06-02T18:29:00Z">
        <w:r w:rsidR="0011575B">
          <w:rPr>
            <w:rFonts w:ascii="Arial Nova Cond Light" w:hAnsi="Arial Nova Cond Light" w:cstheme="minorHAnsi"/>
            <w:color w:val="000000"/>
            <w:sz w:val="22"/>
            <w:szCs w:val="22"/>
          </w:rPr>
          <w:t xml:space="preserve"> de Manabí y contra</w:t>
        </w:r>
      </w:ins>
      <w:ins w:id="16" w:author="Kathy Alexandra Bustamante" w:date="2023-06-02T18:30:00Z">
        <w:r w:rsidR="0011575B">
          <w:rPr>
            <w:rFonts w:ascii="Arial Nova Cond Light" w:hAnsi="Arial Nova Cond Light" w:cstheme="minorHAnsi"/>
            <w:color w:val="000000"/>
            <w:sz w:val="22"/>
            <w:szCs w:val="22"/>
          </w:rPr>
          <w:t>star los resultados con la distribución espacial de las unidades de salud.</w:t>
        </w:r>
      </w:ins>
      <w:del w:id="17" w:author="Kathy Alexandra Bustamante" w:date="2023-06-02T18:29:00Z">
        <w:r w:rsidRPr="00EB2AA7" w:rsidDel="0011575B">
          <w:rPr>
            <w:rFonts w:ascii="Arial Nova Cond Light" w:hAnsi="Arial Nova Cond Light" w:cstheme="minorHAnsi"/>
            <w:color w:val="000000"/>
            <w:sz w:val="22"/>
            <w:szCs w:val="22"/>
          </w:rPr>
          <w:delText>.</w:delText>
        </w:r>
      </w:del>
    </w:p>
    <w:p w14:paraId="69F12C67" w14:textId="676D298E" w:rsidR="00EB2AA7" w:rsidRPr="00EB2AA7" w:rsidDel="00B52179" w:rsidRDefault="00EB2AA7" w:rsidP="00EB2AA7">
      <w:pPr>
        <w:pStyle w:val="BodyText"/>
        <w:numPr>
          <w:ilvl w:val="0"/>
          <w:numId w:val="13"/>
        </w:numPr>
        <w:ind w:right="565"/>
        <w:jc w:val="both"/>
        <w:rPr>
          <w:moveFrom w:id="18" w:author="Kathy Alexandra Bustamante" w:date="2023-06-02T18:14:00Z"/>
          <w:rFonts w:ascii="Arial Nova Cond Light" w:hAnsi="Arial Nova Cond Light" w:cstheme="minorHAnsi"/>
          <w:color w:val="000000"/>
          <w:sz w:val="22"/>
          <w:szCs w:val="22"/>
        </w:rPr>
      </w:pPr>
      <w:moveFromRangeStart w:id="19" w:author="Kathy Alexandra Bustamante" w:date="2023-06-02T18:14:00Z" w:name="move136622093"/>
      <w:moveFrom w:id="20" w:author="Kathy Alexandra Bustamante" w:date="2023-06-02T18:14:00Z">
        <w:r w:rsidRPr="00EB2AA7" w:rsidDel="00B52179">
          <w:rPr>
            <w:rFonts w:ascii="Arial Nova Cond Light" w:hAnsi="Arial Nova Cond Light" w:cstheme="minorHAnsi"/>
            <w:color w:val="000000"/>
            <w:sz w:val="22"/>
            <w:szCs w:val="22"/>
          </w:rPr>
          <w:t>Verificar la distribución espacial de las unidades de salud contrastando con la población y los niveles de atención.</w:t>
        </w:r>
      </w:moveFrom>
    </w:p>
    <w:p w14:paraId="2183259D" w14:textId="51CBA752" w:rsidR="008E0982" w:rsidRPr="00556615" w:rsidDel="00B52179" w:rsidRDefault="00EB2AA7" w:rsidP="00EB2AA7">
      <w:pPr>
        <w:pStyle w:val="BodyText"/>
        <w:numPr>
          <w:ilvl w:val="0"/>
          <w:numId w:val="13"/>
        </w:numPr>
        <w:ind w:right="565"/>
        <w:jc w:val="both"/>
        <w:rPr>
          <w:moveFrom w:id="21" w:author="Kathy Alexandra Bustamante" w:date="2023-06-02T18:14:00Z"/>
          <w:rFonts w:ascii="Arial Nova Cond Light" w:hAnsi="Arial Nova Cond Light" w:cstheme="minorHAnsi"/>
          <w:color w:val="000000"/>
          <w:sz w:val="22"/>
          <w:szCs w:val="22"/>
        </w:rPr>
      </w:pPr>
      <w:moveFromRangeStart w:id="22" w:author="Kathy Alexandra Bustamante" w:date="2023-06-02T18:14:00Z" w:name="move136622102"/>
      <w:moveFromRangeEnd w:id="19"/>
      <w:moveFrom w:id="23" w:author="Kathy Alexandra Bustamante" w:date="2023-06-02T18:14:00Z">
        <w:r w:rsidRPr="00EB2AA7" w:rsidDel="00B52179">
          <w:rPr>
            <w:rFonts w:ascii="Arial Nova Cond Light" w:hAnsi="Arial Nova Cond Light" w:cstheme="minorHAnsi"/>
            <w:color w:val="000000"/>
            <w:sz w:val="22"/>
            <w:szCs w:val="22"/>
          </w:rPr>
          <w:t>Determinar la asignación de médicos generales, especialistas y rurales que trabajen 8 horas en los establecimientos de salud.</w:t>
        </w:r>
      </w:moveFrom>
    </w:p>
    <w:moveFromRangeEnd w:id="22"/>
    <w:p w14:paraId="7BA460C5" w14:textId="77777777" w:rsidR="005E7573" w:rsidRPr="00DB2C38" w:rsidRDefault="005E7573" w:rsidP="00DB2C38">
      <w:pPr>
        <w:pStyle w:val="Heading1"/>
        <w:rPr>
          <w:rFonts w:ascii="Arial Nova Cond Light" w:hAnsi="Arial Nova Cond Light" w:cstheme="minorHAnsi"/>
          <w:color w:val="000000"/>
          <w:sz w:val="22"/>
          <w:szCs w:val="22"/>
        </w:rPr>
      </w:pPr>
      <w:r w:rsidRPr="00DB2C38">
        <w:rPr>
          <w:rFonts w:ascii="Arial Nova Cond Light" w:hAnsi="Arial Nova Cond Light"/>
          <w:sz w:val="22"/>
          <w:szCs w:val="22"/>
        </w:rPr>
        <w:t>Revisión bibliográfica</w:t>
      </w:r>
    </w:p>
    <w:p w14:paraId="19A7F9B8" w14:textId="4207AC36" w:rsidR="239226E5" w:rsidRPr="00C27FE7" w:rsidRDefault="239226E5" w:rsidP="239226E5">
      <w:pPr>
        <w:pStyle w:val="ListParagraph"/>
        <w:rPr>
          <w:rFonts w:ascii="Arial Nova Cond Light" w:hAnsi="Arial Nova Cond Light" w:cstheme="minorBidi"/>
          <w:color w:val="000000" w:themeColor="text1"/>
          <w:sz w:val="22"/>
          <w:szCs w:val="22"/>
        </w:rPr>
      </w:pPr>
    </w:p>
    <w:p w14:paraId="5D6E122B" w14:textId="1B312900" w:rsidR="239226E5" w:rsidRPr="00C27FE7" w:rsidRDefault="239226E5" w:rsidP="239226E5">
      <w:pPr>
        <w:pStyle w:val="ListParagraph"/>
        <w:rPr>
          <w:rFonts w:ascii="Arial Nova Cond Light" w:hAnsi="Arial Nova Cond Light" w:cstheme="minorBidi"/>
          <w:color w:val="000000" w:themeColor="text1"/>
          <w:sz w:val="22"/>
          <w:szCs w:val="22"/>
        </w:rPr>
      </w:pPr>
    </w:p>
    <w:p w14:paraId="15A8E7E7" w14:textId="6E61AFC4" w:rsidR="005E7573" w:rsidRPr="00DB2C38" w:rsidRDefault="005E7573" w:rsidP="00DB2C38">
      <w:pPr>
        <w:pStyle w:val="Heading1"/>
        <w:rPr>
          <w:rFonts w:ascii="Arial Nova Cond Light" w:hAnsi="Arial Nova Cond Light"/>
          <w:sz w:val="22"/>
          <w:szCs w:val="22"/>
        </w:rPr>
      </w:pPr>
      <w:r w:rsidRPr="00DB2C38">
        <w:rPr>
          <w:rFonts w:ascii="Arial Nova Cond Light" w:hAnsi="Arial Nova Cond Light"/>
          <w:sz w:val="22"/>
          <w:szCs w:val="22"/>
        </w:rPr>
        <w:t>Metodología</w:t>
      </w:r>
    </w:p>
    <w:p w14:paraId="28E6596B" w14:textId="3769CB5C" w:rsidR="6D2F1FC7" w:rsidRPr="00C27FE7" w:rsidRDefault="6D2F1FC7" w:rsidP="6D2F1FC7">
      <w:pPr>
        <w:pStyle w:val="BodyText"/>
        <w:ind w:right="565"/>
        <w:jc w:val="left"/>
        <w:rPr>
          <w:rFonts w:ascii="Arial Nova Cond Light" w:hAnsi="Arial Nova Cond Light"/>
          <w:color w:val="000000" w:themeColor="text1"/>
          <w:szCs w:val="24"/>
        </w:rPr>
      </w:pPr>
    </w:p>
    <w:p w14:paraId="568F44D8" w14:textId="55D319F6" w:rsidR="6D2F1FC7" w:rsidRPr="00C27FE7" w:rsidRDefault="6D2F1FC7" w:rsidP="00556615">
      <w:pPr>
        <w:pStyle w:val="BodyText"/>
        <w:ind w:right="565"/>
        <w:rPr>
          <w:rFonts w:ascii="Arial Nova Cond Light" w:hAnsi="Arial Nova Cond Light"/>
        </w:rPr>
      </w:pPr>
      <w:r w:rsidRPr="00C27FE7">
        <w:rPr>
          <w:rFonts w:ascii="Arial Nova Cond Light" w:hAnsi="Arial Nova Cond Light"/>
          <w:noProof/>
        </w:rPr>
        <w:lastRenderedPageBreak/>
        <w:drawing>
          <wp:inline distT="0" distB="0" distL="0" distR="0" wp14:anchorId="23EA9B0F" wp14:editId="6CA2D3ED">
            <wp:extent cx="4572000" cy="1714500"/>
            <wp:effectExtent l="0" t="0" r="0" b="0"/>
            <wp:docPr id="2134992763" name="Picture 213499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9B55854" w14:textId="29E72ACA" w:rsidR="6D2F1FC7" w:rsidRPr="00C27FE7" w:rsidRDefault="6D2F1FC7" w:rsidP="6D2F1FC7">
      <w:pPr>
        <w:spacing w:line="276" w:lineRule="auto"/>
        <w:jc w:val="center"/>
        <w:rPr>
          <w:rFonts w:ascii="Arial Nova Cond Light" w:hAnsi="Arial Nova Cond Light"/>
        </w:rPr>
      </w:pPr>
      <w:r w:rsidRPr="00C27FE7">
        <w:rPr>
          <w:rFonts w:ascii="Arial Nova Cond Light" w:eastAsia="Calibri" w:hAnsi="Arial Nova Cond Light" w:cs="Calibri"/>
          <w:sz w:val="20"/>
        </w:rPr>
        <w:t>Figura 1:  Metodología de trabajo (Fuente: Autor)</w:t>
      </w:r>
    </w:p>
    <w:p w14:paraId="0EF9C08E" w14:textId="77777777" w:rsidR="00DB2C38" w:rsidRDefault="00DB2C38" w:rsidP="6D2F1FC7">
      <w:pPr>
        <w:spacing w:line="276" w:lineRule="auto"/>
        <w:jc w:val="both"/>
        <w:rPr>
          <w:rFonts w:ascii="Arial Nova Cond Light" w:eastAsia="Calibri" w:hAnsi="Arial Nova Cond Light" w:cs="Calibri"/>
          <w:szCs w:val="24"/>
        </w:rPr>
      </w:pPr>
    </w:p>
    <w:p w14:paraId="4A8D4436" w14:textId="32FF80B7" w:rsidR="6D2F1FC7" w:rsidRPr="00C27FE7" w:rsidRDefault="6D2F1FC7" w:rsidP="6D2F1FC7">
      <w:pPr>
        <w:spacing w:line="276" w:lineRule="auto"/>
        <w:jc w:val="both"/>
        <w:rPr>
          <w:rFonts w:ascii="Arial Nova Cond Light" w:hAnsi="Arial Nova Cond Light"/>
        </w:rPr>
      </w:pPr>
      <w:r w:rsidRPr="00C27FE7">
        <w:rPr>
          <w:rFonts w:ascii="Arial Nova Cond Light" w:eastAsia="Calibri" w:hAnsi="Arial Nova Cond Light" w:cs="Calibri"/>
          <w:szCs w:val="24"/>
        </w:rPr>
        <w:t xml:space="preserve">Este estudio se </w:t>
      </w:r>
      <w:commentRangeStart w:id="24"/>
      <w:r w:rsidRPr="00C27FE7">
        <w:rPr>
          <w:rFonts w:ascii="Arial Nova Cond Light" w:eastAsia="Calibri" w:hAnsi="Arial Nova Cond Light" w:cs="Calibri"/>
          <w:szCs w:val="24"/>
        </w:rPr>
        <w:t xml:space="preserve">enfoca </w:t>
      </w:r>
      <w:commentRangeEnd w:id="24"/>
      <w:r w:rsidR="00B52179">
        <w:rPr>
          <w:rStyle w:val="CommentReference"/>
          <w:rFonts w:ascii="Calibri" w:eastAsia="Calibri" w:hAnsi="Calibri" w:cs="Arial"/>
          <w:lang w:eastAsia="es-EC"/>
        </w:rPr>
        <w:commentReference w:id="24"/>
      </w:r>
      <w:r w:rsidRPr="00C27FE7">
        <w:rPr>
          <w:rFonts w:ascii="Arial Nova Cond Light" w:eastAsia="Calibri" w:hAnsi="Arial Nova Cond Light" w:cs="Calibri"/>
          <w:szCs w:val="24"/>
        </w:rPr>
        <w:t>en el procesamiento de varias fuentes de datos, combinándolas para obtener resultados acordes al objetivo planteado, en base a esto se propone una metodología de trabajo con una constante retroalimentación de conocimiento basada en evidencia (revisión bibliográfica), iniciando con seleccionar una unidad espacial (Manabí - Ecuador); unidad de tiempo (2015 - 2020), del área de estudio. Seguidamente, identificar, obtener las variables de interés; aplicando un estudio transversal. Al avanzar con la metodología planteada se continua con el procesamiento de datos inicial; estandarizando, organizando, consolidando y almacenando los datos (base de datos, archivos planos, etc.); Una vez que los datos están consolidados en un formato histórico manejable se procede a realizar los análisis específicos (estadístico, probabilístico, inferencial, estimaciones, etc.) dependiendo de la temática de estudio.</w:t>
      </w:r>
    </w:p>
    <w:p w14:paraId="4C1CE5AD" w14:textId="464F70F6" w:rsidR="6D2F1FC7" w:rsidRPr="00C27FE7" w:rsidRDefault="6D2F1FC7" w:rsidP="6D2F1FC7">
      <w:pPr>
        <w:spacing w:line="276" w:lineRule="auto"/>
        <w:jc w:val="both"/>
        <w:rPr>
          <w:rFonts w:ascii="Arial Nova Cond Light" w:hAnsi="Arial Nova Cond Light"/>
        </w:rPr>
      </w:pPr>
      <w:r w:rsidRPr="00C27FE7">
        <w:rPr>
          <w:rFonts w:ascii="Arial Nova Cond Light" w:eastAsia="Calibri" w:hAnsi="Arial Nova Cond Light" w:cs="Calibri"/>
          <w:szCs w:val="24"/>
        </w:rPr>
        <w:t>Culminando con el procesamiento de los resultados y la interpretación de estos, generando evidencia para una toma adecuada decisiones. Esta metodología toma como referencia el triángulo de conocimiento que se enfoca en generar información basada en análisis de datos; generada la información se llega a la obtención de conocimiento y posteriormente generar evidencia para la toma de decisiones.</w:t>
      </w:r>
    </w:p>
    <w:p w14:paraId="46E6BAEF" w14:textId="6CA1B8B1" w:rsidR="6D2F1FC7" w:rsidRPr="00C27FE7" w:rsidRDefault="6D2F1FC7" w:rsidP="00C27FE7">
      <w:pPr>
        <w:rPr>
          <w:rFonts w:ascii="Arial Nova Cond Light" w:hAnsi="Arial Nova Cond Light"/>
        </w:rPr>
      </w:pPr>
    </w:p>
    <w:p w14:paraId="1DB45D7C" w14:textId="77777777" w:rsidR="00CC5FB8" w:rsidRPr="00C27FE7" w:rsidRDefault="00CC5FB8" w:rsidP="00CC5FB8">
      <w:pPr>
        <w:pStyle w:val="ListParagraph"/>
        <w:rPr>
          <w:rFonts w:ascii="Arial Nova Cond Light" w:hAnsi="Arial Nova Cond Light" w:cstheme="minorHAnsi"/>
          <w:color w:val="000000"/>
          <w:sz w:val="22"/>
          <w:szCs w:val="22"/>
        </w:rPr>
      </w:pPr>
    </w:p>
    <w:p w14:paraId="183CB5D0" w14:textId="77777777" w:rsidR="005E7573" w:rsidRPr="00C27FE7" w:rsidRDefault="005E7573" w:rsidP="00CC5FB8">
      <w:pPr>
        <w:pStyle w:val="ListParagraph"/>
        <w:numPr>
          <w:ilvl w:val="0"/>
          <w:numId w:val="8"/>
        </w:numPr>
        <w:tabs>
          <w:tab w:val="clear" w:pos="360"/>
          <w:tab w:val="num" w:pos="1776"/>
        </w:tabs>
        <w:ind w:left="1134"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Operacionalización de variables</w:t>
      </w:r>
    </w:p>
    <w:tbl>
      <w:tblPr>
        <w:tblW w:w="8378" w:type="dxa"/>
        <w:jc w:val="center"/>
        <w:tblLayout w:type="fixed"/>
        <w:tblLook w:val="0000" w:firstRow="0" w:lastRow="0" w:firstColumn="0" w:lastColumn="0" w:noHBand="0" w:noVBand="0"/>
      </w:tblPr>
      <w:tblGrid>
        <w:gridCol w:w="1754"/>
        <w:gridCol w:w="1486"/>
        <w:gridCol w:w="1410"/>
        <w:gridCol w:w="1425"/>
        <w:gridCol w:w="1008"/>
        <w:gridCol w:w="1295"/>
      </w:tblGrid>
      <w:tr w:rsidR="00CC5FB8" w:rsidRPr="00C27FE7" w14:paraId="402DACCC" w14:textId="77777777" w:rsidTr="00CC5FB8">
        <w:trPr>
          <w:trHeight w:val="343"/>
          <w:jc w:val="center"/>
        </w:trPr>
        <w:tc>
          <w:tcPr>
            <w:tcW w:w="1754" w:type="dxa"/>
            <w:tcBorders>
              <w:top w:val="single" w:sz="4" w:space="0" w:color="000000"/>
              <w:left w:val="single" w:sz="4" w:space="0" w:color="000000"/>
              <w:bottom w:val="single" w:sz="4" w:space="0" w:color="000000"/>
            </w:tcBorders>
            <w:shd w:val="clear" w:color="auto" w:fill="BFBFBF"/>
          </w:tcPr>
          <w:p w14:paraId="356E8453"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Variable</w:t>
            </w:r>
          </w:p>
        </w:tc>
        <w:tc>
          <w:tcPr>
            <w:tcW w:w="1486" w:type="dxa"/>
            <w:tcBorders>
              <w:top w:val="single" w:sz="4" w:space="0" w:color="000000"/>
              <w:left w:val="single" w:sz="4" w:space="0" w:color="000000"/>
              <w:bottom w:val="single" w:sz="4" w:space="0" w:color="000000"/>
            </w:tcBorders>
            <w:shd w:val="clear" w:color="auto" w:fill="BFBFBF"/>
          </w:tcPr>
          <w:p w14:paraId="6BD73FF0"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Definición</w:t>
            </w:r>
          </w:p>
        </w:tc>
        <w:tc>
          <w:tcPr>
            <w:tcW w:w="1410" w:type="dxa"/>
            <w:tcBorders>
              <w:top w:val="single" w:sz="4" w:space="0" w:color="000000"/>
              <w:left w:val="single" w:sz="4" w:space="0" w:color="000000"/>
              <w:bottom w:val="single" w:sz="4" w:space="0" w:color="000000"/>
            </w:tcBorders>
            <w:shd w:val="clear" w:color="auto" w:fill="BFBFBF"/>
          </w:tcPr>
          <w:p w14:paraId="3BBCC795"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Dimensión</w:t>
            </w:r>
          </w:p>
        </w:tc>
        <w:tc>
          <w:tcPr>
            <w:tcW w:w="1425" w:type="dxa"/>
            <w:tcBorders>
              <w:top w:val="single" w:sz="4" w:space="0" w:color="000000"/>
              <w:left w:val="single" w:sz="4" w:space="0" w:color="000000"/>
              <w:bottom w:val="single" w:sz="4" w:space="0" w:color="000000"/>
            </w:tcBorders>
            <w:shd w:val="clear" w:color="auto" w:fill="BFBFBF"/>
          </w:tcPr>
          <w:p w14:paraId="54418076"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Indicador</w:t>
            </w:r>
          </w:p>
        </w:tc>
        <w:tc>
          <w:tcPr>
            <w:tcW w:w="1008" w:type="dxa"/>
            <w:tcBorders>
              <w:top w:val="single" w:sz="4" w:space="0" w:color="000000"/>
              <w:left w:val="single" w:sz="4" w:space="0" w:color="000000"/>
              <w:bottom w:val="single" w:sz="4" w:space="0" w:color="000000"/>
            </w:tcBorders>
            <w:shd w:val="clear" w:color="auto" w:fill="BFBFBF"/>
          </w:tcPr>
          <w:p w14:paraId="6FEA06D5"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Escala</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14FCAA" w14:textId="77777777" w:rsidR="00CC5FB8" w:rsidRPr="00C27FE7" w:rsidRDefault="00CC5FB8" w:rsidP="000A7F6C">
            <w:pPr>
              <w:pStyle w:val="NoSpacing"/>
              <w:jc w:val="center"/>
              <w:rPr>
                <w:rFonts w:ascii="Arial Nova Cond Light" w:hAnsi="Arial Nova Cond Light" w:cstheme="minorHAnsi"/>
                <w:b/>
                <w:bCs/>
              </w:rPr>
            </w:pPr>
            <w:r w:rsidRPr="00C27FE7">
              <w:rPr>
                <w:rFonts w:ascii="Arial Nova Cond Light" w:eastAsia="Calibri" w:hAnsi="Arial Nova Cond Light" w:cstheme="minorHAnsi"/>
                <w:b/>
                <w:bCs/>
              </w:rPr>
              <w:t>Tipo</w:t>
            </w:r>
          </w:p>
        </w:tc>
      </w:tr>
      <w:tr w:rsidR="00CC5FB8" w:rsidRPr="00C27FE7" w14:paraId="40635311" w14:textId="77777777" w:rsidTr="00CC5FB8">
        <w:trPr>
          <w:trHeight w:val="503"/>
          <w:jc w:val="center"/>
        </w:trPr>
        <w:tc>
          <w:tcPr>
            <w:tcW w:w="1754" w:type="dxa"/>
            <w:tcBorders>
              <w:top w:val="single" w:sz="4" w:space="0" w:color="000000"/>
              <w:left w:val="single" w:sz="4" w:space="0" w:color="000000"/>
              <w:bottom w:val="single" w:sz="4" w:space="0" w:color="000000"/>
            </w:tcBorders>
            <w:shd w:val="clear" w:color="auto" w:fill="auto"/>
            <w:vAlign w:val="center"/>
          </w:tcPr>
          <w:p w14:paraId="334AD9F0" w14:textId="77777777" w:rsidR="00CC5FB8" w:rsidRPr="00C27FE7" w:rsidRDefault="00CC5FB8" w:rsidP="000A7F6C">
            <w:pPr>
              <w:pStyle w:val="NoSpacing"/>
              <w:rPr>
                <w:rFonts w:ascii="Arial Nova Cond Light" w:hAnsi="Arial Nova Cond Light" w:cstheme="minorHAnsi"/>
              </w:rPr>
            </w:pPr>
          </w:p>
        </w:tc>
        <w:tc>
          <w:tcPr>
            <w:tcW w:w="1486" w:type="dxa"/>
            <w:tcBorders>
              <w:top w:val="single" w:sz="4" w:space="0" w:color="000000"/>
              <w:left w:val="single" w:sz="4" w:space="0" w:color="000000"/>
              <w:bottom w:val="single" w:sz="4" w:space="0" w:color="000000"/>
            </w:tcBorders>
            <w:shd w:val="clear" w:color="auto" w:fill="auto"/>
          </w:tcPr>
          <w:p w14:paraId="5997ACC5" w14:textId="77777777" w:rsidR="00CC5FB8" w:rsidRPr="00C27FE7" w:rsidRDefault="00CC5FB8" w:rsidP="000A7F6C">
            <w:pPr>
              <w:pStyle w:val="NoSpacing"/>
              <w:rPr>
                <w:rFonts w:ascii="Arial Nova Cond Light" w:hAnsi="Arial Nova Cond Light" w:cstheme="minorHAnsi"/>
              </w:rPr>
            </w:pPr>
          </w:p>
        </w:tc>
        <w:tc>
          <w:tcPr>
            <w:tcW w:w="1410" w:type="dxa"/>
            <w:tcBorders>
              <w:top w:val="single" w:sz="4" w:space="0" w:color="000000"/>
              <w:left w:val="single" w:sz="4" w:space="0" w:color="000000"/>
              <w:bottom w:val="single" w:sz="4" w:space="0" w:color="000000"/>
            </w:tcBorders>
            <w:shd w:val="clear" w:color="auto" w:fill="auto"/>
          </w:tcPr>
          <w:p w14:paraId="2ACBE094" w14:textId="77777777" w:rsidR="00CC5FB8" w:rsidRPr="00C27FE7" w:rsidRDefault="00CC5FB8" w:rsidP="000A7F6C">
            <w:pPr>
              <w:pStyle w:val="NoSpacing"/>
              <w:rPr>
                <w:rFonts w:ascii="Arial Nova Cond Light" w:eastAsia="Calibri" w:hAnsi="Arial Nova Cond Light" w:cstheme="minorHAnsi"/>
                <w:i/>
                <w:iCs/>
                <w:color w:val="999999"/>
              </w:rPr>
            </w:pPr>
          </w:p>
        </w:tc>
        <w:tc>
          <w:tcPr>
            <w:tcW w:w="1425" w:type="dxa"/>
            <w:tcBorders>
              <w:top w:val="single" w:sz="4" w:space="0" w:color="000000"/>
              <w:left w:val="single" w:sz="4" w:space="0" w:color="000000"/>
              <w:bottom w:val="single" w:sz="4" w:space="0" w:color="000000"/>
            </w:tcBorders>
            <w:shd w:val="clear" w:color="auto" w:fill="auto"/>
          </w:tcPr>
          <w:p w14:paraId="6A734D87" w14:textId="77777777" w:rsidR="00CC5FB8" w:rsidRPr="00C27FE7" w:rsidRDefault="00CC5FB8" w:rsidP="000A7F6C">
            <w:pPr>
              <w:pStyle w:val="NoSpacing"/>
              <w:rPr>
                <w:rFonts w:ascii="Arial Nova Cond Light" w:eastAsia="Calibri" w:hAnsi="Arial Nova Cond Light" w:cstheme="minorHAnsi"/>
                <w:i/>
                <w:iCs/>
                <w:color w:val="999999"/>
              </w:rPr>
            </w:pPr>
          </w:p>
        </w:tc>
        <w:tc>
          <w:tcPr>
            <w:tcW w:w="1008" w:type="dxa"/>
            <w:tcBorders>
              <w:top w:val="single" w:sz="4" w:space="0" w:color="000000"/>
              <w:left w:val="single" w:sz="4" w:space="0" w:color="000000"/>
              <w:bottom w:val="single" w:sz="4" w:space="0" w:color="000000"/>
            </w:tcBorders>
            <w:shd w:val="clear" w:color="auto" w:fill="auto"/>
          </w:tcPr>
          <w:p w14:paraId="647223FC" w14:textId="77777777" w:rsidR="00CC5FB8" w:rsidRPr="00C27FE7" w:rsidRDefault="00CC5FB8" w:rsidP="000A7F6C">
            <w:pPr>
              <w:pStyle w:val="NoSpacing"/>
              <w:rPr>
                <w:rFonts w:ascii="Arial Nova Cond Light" w:eastAsia="Calibri" w:hAnsi="Arial Nova Cond Light" w:cstheme="minorHAnsi"/>
                <w:i/>
                <w:iCs/>
                <w:color w:val="999999"/>
              </w:rPr>
            </w:pP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09DB62A0" w14:textId="77777777" w:rsidR="00CC5FB8" w:rsidRPr="00C27FE7" w:rsidRDefault="00CC5FB8" w:rsidP="000A7F6C">
            <w:pPr>
              <w:pStyle w:val="NoSpacing"/>
              <w:rPr>
                <w:rFonts w:ascii="Arial Nova Cond Light" w:eastAsia="Calibri" w:hAnsi="Arial Nova Cond Light" w:cstheme="minorHAnsi"/>
                <w:i/>
                <w:iCs/>
                <w:color w:val="999999"/>
              </w:rPr>
            </w:pPr>
          </w:p>
        </w:tc>
      </w:tr>
    </w:tbl>
    <w:p w14:paraId="3CD2EC41" w14:textId="77777777" w:rsidR="00CC5FB8" w:rsidRPr="00C27FE7" w:rsidRDefault="00CC5FB8" w:rsidP="00CC5FB8">
      <w:pPr>
        <w:tabs>
          <w:tab w:val="num" w:pos="2136"/>
        </w:tabs>
        <w:ind w:right="565"/>
        <w:jc w:val="both"/>
        <w:rPr>
          <w:rFonts w:ascii="Arial Nova Cond Light" w:hAnsi="Arial Nova Cond Light" w:cstheme="minorHAnsi"/>
          <w:color w:val="000000"/>
          <w:sz w:val="22"/>
          <w:szCs w:val="22"/>
        </w:rPr>
      </w:pPr>
      <w:commentRangeStart w:id="25"/>
    </w:p>
    <w:p w14:paraId="6C17A668" w14:textId="77777777"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Tipo y diseño de investigación</w:t>
      </w:r>
    </w:p>
    <w:p w14:paraId="6257DD50" w14:textId="77777777"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Población y muestra</w:t>
      </w:r>
    </w:p>
    <w:p w14:paraId="5FD237E1" w14:textId="77777777"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Criterios de inclusión y exclusión</w:t>
      </w:r>
    </w:p>
    <w:p w14:paraId="1EB68935" w14:textId="77777777"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Técnicas e instrumentos de recolección de muestra</w:t>
      </w:r>
    </w:p>
    <w:p w14:paraId="5BBA8141" w14:textId="77777777"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Procedimiento de recolección de información</w:t>
      </w:r>
    </w:p>
    <w:p w14:paraId="1CFD9400" w14:textId="36521959"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Plan de análisis de datos</w:t>
      </w:r>
    </w:p>
    <w:p w14:paraId="06A347A6" w14:textId="50A725FA" w:rsidR="005E7573" w:rsidRPr="00C27FE7" w:rsidRDefault="005E7573" w:rsidP="00CC5FB8">
      <w:pPr>
        <w:pStyle w:val="ListParagraph"/>
        <w:numPr>
          <w:ilvl w:val="0"/>
          <w:numId w:val="8"/>
        </w:numPr>
        <w:tabs>
          <w:tab w:val="clear" w:pos="360"/>
          <w:tab w:val="num" w:pos="1776"/>
        </w:tabs>
        <w:ind w:left="1276" w:right="565"/>
        <w:jc w:val="both"/>
        <w:rPr>
          <w:rFonts w:ascii="Arial Nova Cond Light" w:hAnsi="Arial Nova Cond Light" w:cstheme="minorHAnsi"/>
          <w:color w:val="000000"/>
          <w:sz w:val="22"/>
          <w:szCs w:val="22"/>
        </w:rPr>
      </w:pPr>
      <w:r w:rsidRPr="00C27FE7">
        <w:rPr>
          <w:rFonts w:ascii="Arial Nova Cond Light" w:hAnsi="Arial Nova Cond Light" w:cstheme="minorBidi"/>
          <w:color w:val="000000" w:themeColor="text1"/>
          <w:sz w:val="22"/>
          <w:szCs w:val="22"/>
        </w:rPr>
        <w:t>Aspectos bioéticos</w:t>
      </w:r>
      <w:commentRangeEnd w:id="25"/>
      <w:r w:rsidR="00D478BC">
        <w:rPr>
          <w:rStyle w:val="CommentReference"/>
          <w:rFonts w:ascii="Calibri" w:eastAsia="Calibri" w:hAnsi="Calibri" w:cs="Arial"/>
          <w:lang w:eastAsia="es-EC"/>
        </w:rPr>
        <w:commentReference w:id="25"/>
      </w:r>
    </w:p>
    <w:p w14:paraId="577FBC9E" w14:textId="77777777" w:rsidR="00CC5FB8" w:rsidRPr="00C27FE7" w:rsidRDefault="00CC5FB8" w:rsidP="00CC5FB8">
      <w:pPr>
        <w:pStyle w:val="ListParagraph"/>
        <w:ind w:left="1276" w:right="565"/>
        <w:jc w:val="both"/>
        <w:rPr>
          <w:rFonts w:ascii="Arial Nova Cond Light" w:hAnsi="Arial Nova Cond Light" w:cstheme="minorHAnsi"/>
          <w:color w:val="000000"/>
          <w:sz w:val="22"/>
          <w:szCs w:val="22"/>
        </w:rPr>
      </w:pPr>
    </w:p>
    <w:p w14:paraId="452656D6" w14:textId="77777777" w:rsidR="00CD63D8" w:rsidRDefault="00CD63D8" w:rsidP="00241BCA"/>
    <w:p w14:paraId="68A8E264" w14:textId="77777777" w:rsidR="00CD63D8" w:rsidRDefault="00CD63D8">
      <w:pPr>
        <w:spacing w:after="200" w:line="276" w:lineRule="auto"/>
        <w:rPr>
          <w:rFonts w:ascii="Arial Nova Cond Light" w:eastAsiaTheme="majorEastAsia" w:hAnsi="Arial Nova Cond Light" w:cstheme="majorBidi"/>
          <w:color w:val="365F91" w:themeColor="accent1" w:themeShade="BF"/>
          <w:sz w:val="22"/>
          <w:szCs w:val="22"/>
        </w:rPr>
      </w:pPr>
      <w:r>
        <w:rPr>
          <w:rFonts w:ascii="Arial Nova Cond Light" w:hAnsi="Arial Nova Cond Light"/>
          <w:sz w:val="22"/>
          <w:szCs w:val="22"/>
        </w:rPr>
        <w:br w:type="page"/>
      </w:r>
    </w:p>
    <w:p w14:paraId="594F9C9E" w14:textId="54AC4D37" w:rsidR="005E7573" w:rsidRDefault="005E7573" w:rsidP="00DB2C38">
      <w:pPr>
        <w:pStyle w:val="Heading1"/>
        <w:rPr>
          <w:rFonts w:ascii="Arial Nova Cond Light" w:hAnsi="Arial Nova Cond Light"/>
          <w:sz w:val="22"/>
          <w:szCs w:val="22"/>
        </w:rPr>
      </w:pPr>
      <w:r w:rsidRPr="00DB2C38">
        <w:rPr>
          <w:rFonts w:ascii="Arial Nova Cond Light" w:hAnsi="Arial Nova Cond Light"/>
          <w:sz w:val="22"/>
          <w:szCs w:val="22"/>
        </w:rPr>
        <w:lastRenderedPageBreak/>
        <w:t>Resultados</w:t>
      </w:r>
    </w:p>
    <w:p w14:paraId="35A5C55F" w14:textId="77777777" w:rsidR="00CD63D8" w:rsidRDefault="00CD63D8" w:rsidP="00556615">
      <w:pPr>
        <w:rPr>
          <w:rFonts w:ascii="Arial Nova Cond Light" w:hAnsi="Arial Nova Cond Light"/>
          <w:sz w:val="20"/>
          <w:szCs w:val="16"/>
        </w:rPr>
      </w:pPr>
    </w:p>
    <w:p w14:paraId="207B4AD7" w14:textId="77777777" w:rsidR="00637A0E" w:rsidRDefault="007C2F7F" w:rsidP="00556615">
      <w:pPr>
        <w:rPr>
          <w:rFonts w:ascii="Arial Nova Cond Light" w:hAnsi="Arial Nova Cond Light"/>
          <w:sz w:val="20"/>
          <w:szCs w:val="16"/>
        </w:rPr>
      </w:pPr>
      <w:r>
        <w:rPr>
          <w:rFonts w:ascii="Arial Nova Cond Light" w:hAnsi="Arial Nova Cond Light"/>
          <w:sz w:val="20"/>
          <w:szCs w:val="16"/>
        </w:rPr>
        <w:t>El resultado inicial de</w:t>
      </w:r>
      <w:r w:rsidR="00093C15">
        <w:rPr>
          <w:rFonts w:ascii="Arial Nova Cond Light" w:hAnsi="Arial Nova Cond Light"/>
          <w:sz w:val="20"/>
          <w:szCs w:val="16"/>
        </w:rPr>
        <w:t>l estudio</w:t>
      </w:r>
      <w:r w:rsidR="00BC6623">
        <w:rPr>
          <w:rFonts w:ascii="Arial Nova Cond Light" w:hAnsi="Arial Nova Cond Light"/>
          <w:sz w:val="20"/>
          <w:szCs w:val="16"/>
        </w:rPr>
        <w:t xml:space="preserve"> los datos están depurados</w:t>
      </w:r>
      <w:r w:rsidR="00093C15">
        <w:rPr>
          <w:rFonts w:ascii="Arial Nova Cond Light" w:hAnsi="Arial Nova Cond Light"/>
          <w:sz w:val="20"/>
          <w:szCs w:val="16"/>
        </w:rPr>
        <w:t>,</w:t>
      </w:r>
      <w:r w:rsidR="00BC6623">
        <w:rPr>
          <w:rFonts w:ascii="Arial Nova Cond Light" w:hAnsi="Arial Nova Cond Light"/>
          <w:sz w:val="20"/>
          <w:szCs w:val="16"/>
        </w:rPr>
        <w:t xml:space="preserve"> estandarizados, procesados y almacenados </w:t>
      </w:r>
      <w:r w:rsidR="004B7D00">
        <w:rPr>
          <w:rFonts w:ascii="Arial Nova Cond Light" w:hAnsi="Arial Nova Cond Light"/>
          <w:sz w:val="20"/>
          <w:szCs w:val="16"/>
        </w:rPr>
        <w:t xml:space="preserve">en una base de datos que me permita realizar los análisis con diferentes herramientas informáticas y así llegar </w:t>
      </w:r>
      <w:r w:rsidR="00637A0E">
        <w:rPr>
          <w:rFonts w:ascii="Arial Nova Cond Light" w:hAnsi="Arial Nova Cond Light"/>
          <w:sz w:val="20"/>
          <w:szCs w:val="16"/>
        </w:rPr>
        <w:t>a el objetivo de este estudio.</w:t>
      </w:r>
    </w:p>
    <w:p w14:paraId="618C2163" w14:textId="77777777" w:rsidR="00637A0E" w:rsidRDefault="00637A0E" w:rsidP="00556615">
      <w:pPr>
        <w:rPr>
          <w:rFonts w:ascii="Arial Nova Cond Light" w:hAnsi="Arial Nova Cond Light"/>
          <w:sz w:val="20"/>
          <w:szCs w:val="16"/>
        </w:rPr>
      </w:pPr>
    </w:p>
    <w:p w14:paraId="69AF9E36" w14:textId="7DFE264B" w:rsidR="007264EA" w:rsidRDefault="00093C15" w:rsidP="00556615">
      <w:pPr>
        <w:rPr>
          <w:rFonts w:ascii="Arial Nova Cond Light" w:hAnsi="Arial Nova Cond Light"/>
          <w:sz w:val="20"/>
          <w:szCs w:val="16"/>
        </w:rPr>
      </w:pPr>
      <w:r>
        <w:rPr>
          <w:rFonts w:ascii="Arial Nova Cond Light" w:hAnsi="Arial Nova Cond Light"/>
          <w:sz w:val="20"/>
          <w:szCs w:val="16"/>
        </w:rPr>
        <w:t xml:space="preserve"> </w:t>
      </w:r>
      <w:r w:rsidR="00A34F31">
        <w:rPr>
          <w:noProof/>
        </w:rPr>
        <w:drawing>
          <wp:inline distT="0" distB="0" distL="0" distR="0" wp14:anchorId="4C3B97C0" wp14:editId="53B660B1">
            <wp:extent cx="5612130" cy="1431290"/>
            <wp:effectExtent l="0" t="0" r="7620" b="0"/>
            <wp:docPr id="465747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31290"/>
                    </a:xfrm>
                    <a:prstGeom prst="rect">
                      <a:avLst/>
                    </a:prstGeom>
                    <a:noFill/>
                    <a:ln>
                      <a:noFill/>
                    </a:ln>
                  </pic:spPr>
                </pic:pic>
              </a:graphicData>
            </a:graphic>
          </wp:inline>
        </w:drawing>
      </w:r>
    </w:p>
    <w:p w14:paraId="5292E432" w14:textId="0816485C" w:rsidR="00116190" w:rsidRDefault="00116190" w:rsidP="00556615">
      <w:pPr>
        <w:rPr>
          <w:rFonts w:ascii="Arial Nova Cond Light" w:hAnsi="Arial Nova Cond Light"/>
          <w:sz w:val="20"/>
          <w:szCs w:val="16"/>
        </w:rPr>
      </w:pPr>
      <w:r w:rsidRPr="00116190">
        <w:rPr>
          <w:rFonts w:ascii="Arial Nova Cond Light" w:hAnsi="Arial Nova Cond Light"/>
          <w:sz w:val="20"/>
          <w:szCs w:val="16"/>
          <w:highlight w:val="green"/>
        </w:rPr>
        <w:t>Figura se ira actualizando, dependiendo del proceso de datos.</w:t>
      </w:r>
    </w:p>
    <w:p w14:paraId="526357B6" w14:textId="77777777" w:rsidR="00A34F31" w:rsidRDefault="00A34F31" w:rsidP="00556615">
      <w:pPr>
        <w:rPr>
          <w:rFonts w:ascii="Arial Nova Cond Light" w:hAnsi="Arial Nova Cond Light"/>
          <w:sz w:val="20"/>
          <w:szCs w:val="16"/>
        </w:rPr>
      </w:pPr>
    </w:p>
    <w:p w14:paraId="16BEEA29" w14:textId="3FD857DD" w:rsidR="00556615" w:rsidRDefault="00F9046C" w:rsidP="00556615">
      <w:pPr>
        <w:rPr>
          <w:rFonts w:ascii="Arial Nova Cond Light" w:hAnsi="Arial Nova Cond Light"/>
          <w:sz w:val="20"/>
          <w:szCs w:val="16"/>
        </w:rPr>
      </w:pPr>
      <w:r w:rsidRPr="00F9046C">
        <w:rPr>
          <w:rFonts w:ascii="Arial Nova Cond Light" w:hAnsi="Arial Nova Cond Light"/>
          <w:sz w:val="20"/>
          <w:szCs w:val="16"/>
        </w:rPr>
        <w:t xml:space="preserve">Como </w:t>
      </w:r>
      <w:r>
        <w:rPr>
          <w:rFonts w:ascii="Arial Nova Cond Light" w:hAnsi="Arial Nova Cond Light"/>
          <w:sz w:val="20"/>
          <w:szCs w:val="16"/>
        </w:rPr>
        <w:t xml:space="preserve">punto inicial </w:t>
      </w:r>
      <w:r w:rsidR="00F21858">
        <w:rPr>
          <w:rFonts w:ascii="Arial Nova Cond Light" w:hAnsi="Arial Nova Cond Light"/>
          <w:sz w:val="20"/>
          <w:szCs w:val="16"/>
        </w:rPr>
        <w:t xml:space="preserve">se considera un análisis de la población en el Ecuador y en </w:t>
      </w:r>
      <w:r w:rsidR="00CD63D8">
        <w:rPr>
          <w:rFonts w:ascii="Arial Nova Cond Light" w:hAnsi="Arial Nova Cond Light"/>
          <w:sz w:val="20"/>
          <w:szCs w:val="16"/>
        </w:rPr>
        <w:t>Manabí</w:t>
      </w:r>
      <w:r w:rsidR="00F21858">
        <w:rPr>
          <w:rFonts w:ascii="Arial Nova Cond Light" w:hAnsi="Arial Nova Cond Light"/>
          <w:sz w:val="20"/>
          <w:szCs w:val="16"/>
        </w:rPr>
        <w:t xml:space="preserve"> desde 2015 hasta 2020 observando un cre</w:t>
      </w:r>
      <w:r w:rsidR="00CD63D8">
        <w:rPr>
          <w:rFonts w:ascii="Arial Nova Cond Light" w:hAnsi="Arial Nova Cond Light"/>
          <w:sz w:val="20"/>
          <w:szCs w:val="16"/>
        </w:rPr>
        <w:t>cimiento lineal</w:t>
      </w:r>
      <w:r w:rsidR="0071480E">
        <w:rPr>
          <w:rFonts w:ascii="Arial Nova Cond Light" w:hAnsi="Arial Nova Cond Light"/>
          <w:sz w:val="20"/>
          <w:szCs w:val="16"/>
        </w:rPr>
        <w:t>.</w:t>
      </w:r>
    </w:p>
    <w:p w14:paraId="1C46FD86" w14:textId="77777777" w:rsidR="0071480E" w:rsidRPr="00F9046C" w:rsidRDefault="0071480E" w:rsidP="00556615">
      <w:pPr>
        <w:rPr>
          <w:rFonts w:ascii="Arial Nova Cond Light" w:hAnsi="Arial Nova Cond Light"/>
          <w:sz w:val="20"/>
          <w:szCs w:val="16"/>
        </w:rPr>
      </w:pPr>
    </w:p>
    <w:p w14:paraId="0854C996" w14:textId="57044A53" w:rsidR="00C72493" w:rsidRDefault="00C72493" w:rsidP="00C72493">
      <w:pPr>
        <w:jc w:val="center"/>
        <w:rPr>
          <w:rFonts w:ascii="Arial Nova Cond Light" w:hAnsi="Arial Nova Cond Light"/>
          <w:sz w:val="22"/>
          <w:szCs w:val="18"/>
        </w:rPr>
      </w:pPr>
      <w:r>
        <w:rPr>
          <w:noProof/>
        </w:rPr>
        <w:drawing>
          <wp:inline distT="0" distB="0" distL="0" distR="0" wp14:anchorId="5AA4476A" wp14:editId="7A932C8B">
            <wp:extent cx="4959705" cy="2845612"/>
            <wp:effectExtent l="0" t="0" r="12700" b="12065"/>
            <wp:docPr id="680531763" name="Chart 1">
              <a:extLst xmlns:a="http://schemas.openxmlformats.org/drawingml/2006/main">
                <a:ext uri="{FF2B5EF4-FFF2-40B4-BE49-F238E27FC236}">
                  <a16:creationId xmlns:a16="http://schemas.microsoft.com/office/drawing/2014/main" id="{687C4E1B-4ABC-14B3-ED7F-77EE207BD2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D4985" w14:textId="362DC015" w:rsidR="005D2DD1" w:rsidRPr="005D2DD1" w:rsidRDefault="005D2DD1" w:rsidP="005D2DD1">
      <w:pPr>
        <w:pStyle w:val="Caption"/>
        <w:jc w:val="center"/>
        <w:rPr>
          <w:rFonts w:ascii="Arial Nova Cond Light" w:hAnsi="Arial Nova Cond Light"/>
          <w:i w:val="0"/>
          <w:iCs w:val="0"/>
          <w:color w:val="auto"/>
          <w:sz w:val="22"/>
        </w:rPr>
      </w:pPr>
      <w:r w:rsidRPr="005D2DD1">
        <w:rPr>
          <w:rFonts w:ascii="Arial Nova Cond Light" w:hAnsi="Arial Nova Cond Light"/>
          <w:i w:val="0"/>
          <w:iCs w:val="0"/>
          <w:color w:val="auto"/>
        </w:rPr>
        <w:t xml:space="preserve">Figura </w:t>
      </w:r>
      <w:r w:rsidRPr="005D2DD1">
        <w:rPr>
          <w:rFonts w:ascii="Arial Nova Cond Light" w:hAnsi="Arial Nova Cond Light"/>
          <w:i w:val="0"/>
          <w:iCs w:val="0"/>
          <w:color w:val="auto"/>
        </w:rPr>
        <w:fldChar w:fldCharType="begin"/>
      </w:r>
      <w:r w:rsidRPr="005D2DD1">
        <w:rPr>
          <w:rFonts w:ascii="Arial Nova Cond Light" w:hAnsi="Arial Nova Cond Light"/>
          <w:i w:val="0"/>
          <w:iCs w:val="0"/>
          <w:color w:val="auto"/>
        </w:rPr>
        <w:instrText xml:space="preserve"> SEQ Figura \* ARABIC </w:instrText>
      </w:r>
      <w:r w:rsidRPr="005D2DD1">
        <w:rPr>
          <w:rFonts w:ascii="Arial Nova Cond Light" w:hAnsi="Arial Nova Cond Light"/>
          <w:i w:val="0"/>
          <w:iCs w:val="0"/>
          <w:color w:val="auto"/>
        </w:rPr>
        <w:fldChar w:fldCharType="separate"/>
      </w:r>
      <w:r w:rsidRPr="005D2DD1">
        <w:rPr>
          <w:rFonts w:ascii="Arial Nova Cond Light" w:hAnsi="Arial Nova Cond Light"/>
          <w:i w:val="0"/>
          <w:iCs w:val="0"/>
          <w:noProof/>
          <w:color w:val="auto"/>
        </w:rPr>
        <w:t>1</w:t>
      </w:r>
      <w:r w:rsidRPr="005D2DD1">
        <w:rPr>
          <w:rFonts w:ascii="Arial Nova Cond Light" w:hAnsi="Arial Nova Cond Light"/>
          <w:i w:val="0"/>
          <w:iCs w:val="0"/>
          <w:color w:val="auto"/>
        </w:rPr>
        <w:fldChar w:fldCharType="end"/>
      </w:r>
      <w:r w:rsidRPr="005D2DD1">
        <w:rPr>
          <w:rFonts w:ascii="Arial Nova Cond Light" w:hAnsi="Arial Nova Cond Light"/>
          <w:i w:val="0"/>
          <w:iCs w:val="0"/>
          <w:color w:val="auto"/>
        </w:rPr>
        <w:t>: Total de habitantes en Ecuador/Manabí (2015-</w:t>
      </w:r>
      <w:commentRangeStart w:id="26"/>
      <w:r w:rsidRPr="005D2DD1">
        <w:rPr>
          <w:rFonts w:ascii="Arial Nova Cond Light" w:hAnsi="Arial Nova Cond Light"/>
          <w:i w:val="0"/>
          <w:iCs w:val="0"/>
          <w:color w:val="auto"/>
        </w:rPr>
        <w:t>2020</w:t>
      </w:r>
      <w:commentRangeEnd w:id="26"/>
      <w:r w:rsidR="00D478BC">
        <w:rPr>
          <w:rStyle w:val="CommentReference"/>
          <w:rFonts w:ascii="Calibri" w:eastAsia="Calibri" w:hAnsi="Calibri" w:cs="Arial"/>
          <w:i w:val="0"/>
          <w:iCs w:val="0"/>
          <w:color w:val="auto"/>
          <w:lang w:eastAsia="es-EC"/>
        </w:rPr>
        <w:commentReference w:id="26"/>
      </w:r>
      <w:r w:rsidRPr="005D2DD1">
        <w:rPr>
          <w:rFonts w:ascii="Arial Nova Cond Light" w:hAnsi="Arial Nova Cond Light"/>
          <w:i w:val="0"/>
          <w:iCs w:val="0"/>
          <w:color w:val="auto"/>
        </w:rPr>
        <w:t>)</w:t>
      </w:r>
    </w:p>
    <w:p w14:paraId="765C03C2" w14:textId="19C0ED45" w:rsidR="00C72493" w:rsidRDefault="00326099" w:rsidP="00F9046C">
      <w:pPr>
        <w:rPr>
          <w:rFonts w:ascii="Arial Nova Cond Light" w:hAnsi="Arial Nova Cond Light"/>
          <w:sz w:val="22"/>
          <w:szCs w:val="18"/>
        </w:rPr>
      </w:pPr>
      <w:r w:rsidRPr="00326099">
        <w:rPr>
          <w:rFonts w:ascii="Arial Nova Cond Light" w:hAnsi="Arial Nova Cond Light"/>
          <w:sz w:val="22"/>
          <w:szCs w:val="18"/>
          <w:highlight w:val="cyan"/>
        </w:rPr>
        <w:t>Se debe calcular la tasa de crecimiento poblacional</w:t>
      </w:r>
      <w:r>
        <w:rPr>
          <w:rFonts w:ascii="Arial Nova Cond Light" w:hAnsi="Arial Nova Cond Light"/>
          <w:sz w:val="22"/>
          <w:szCs w:val="18"/>
        </w:rPr>
        <w:t xml:space="preserve"> </w:t>
      </w:r>
    </w:p>
    <w:p w14:paraId="596971EA" w14:textId="77777777" w:rsidR="00326099" w:rsidRDefault="00326099" w:rsidP="00F9046C">
      <w:pPr>
        <w:rPr>
          <w:rFonts w:ascii="Arial Nova Cond Light" w:hAnsi="Arial Nova Cond Light"/>
          <w:sz w:val="22"/>
          <w:szCs w:val="18"/>
        </w:rPr>
      </w:pPr>
    </w:p>
    <w:p w14:paraId="46B7BC77" w14:textId="6EA62DA7" w:rsidR="0080706B" w:rsidRPr="00613FCE" w:rsidRDefault="0080706B" w:rsidP="007859C7">
      <w:pPr>
        <w:jc w:val="center"/>
        <w:rPr>
          <w:rFonts w:ascii="Arial Nova Cond Light" w:hAnsi="Arial Nova Cond Light"/>
          <w:b/>
          <w:bCs/>
          <w:sz w:val="22"/>
          <w:szCs w:val="18"/>
        </w:rPr>
      </w:pPr>
      <w:r w:rsidRPr="00613FCE">
        <w:rPr>
          <w:rFonts w:ascii="Arial Nova Cond Light" w:hAnsi="Arial Nova Cond Light"/>
          <w:b/>
          <w:bCs/>
          <w:sz w:val="22"/>
          <w:szCs w:val="18"/>
        </w:rPr>
        <w:t xml:space="preserve">MORBILIDAD </w:t>
      </w:r>
      <w:r w:rsidR="00613FCE">
        <w:rPr>
          <w:rFonts w:ascii="Arial Nova Cond Light" w:hAnsi="Arial Nova Cond Light"/>
          <w:b/>
          <w:bCs/>
          <w:sz w:val="22"/>
          <w:szCs w:val="18"/>
        </w:rPr>
        <w:t>(EGRESOS HOSPITALARI</w:t>
      </w:r>
      <w:r w:rsidR="007859C7">
        <w:rPr>
          <w:rFonts w:ascii="Arial Nova Cond Light" w:hAnsi="Arial Nova Cond Light"/>
          <w:b/>
          <w:bCs/>
          <w:sz w:val="22"/>
          <w:szCs w:val="18"/>
        </w:rPr>
        <w:t>O</w:t>
      </w:r>
      <w:r w:rsidR="00613FCE">
        <w:rPr>
          <w:rFonts w:ascii="Arial Nova Cond Light" w:hAnsi="Arial Nova Cond Light"/>
          <w:b/>
          <w:bCs/>
          <w:sz w:val="22"/>
          <w:szCs w:val="18"/>
        </w:rPr>
        <w:t>S)</w:t>
      </w:r>
    </w:p>
    <w:p w14:paraId="793A862C" w14:textId="77777777" w:rsidR="0080706B" w:rsidRDefault="0080706B" w:rsidP="003B6903">
      <w:pPr>
        <w:jc w:val="both"/>
        <w:rPr>
          <w:rFonts w:ascii="Arial Nova Cond Light" w:hAnsi="Arial Nova Cond Light"/>
          <w:sz w:val="22"/>
          <w:szCs w:val="18"/>
        </w:rPr>
      </w:pPr>
    </w:p>
    <w:p w14:paraId="2E56462D" w14:textId="1B5FD694" w:rsidR="002614B2" w:rsidRDefault="00EB6022" w:rsidP="003B6903">
      <w:pPr>
        <w:jc w:val="both"/>
        <w:rPr>
          <w:rFonts w:ascii="Arial Nova Cond Light" w:hAnsi="Arial Nova Cond Light"/>
        </w:rPr>
      </w:pPr>
      <w:r>
        <w:rPr>
          <w:rFonts w:ascii="Arial Nova Cond Light" w:hAnsi="Arial Nova Cond Light"/>
          <w:sz w:val="22"/>
          <w:szCs w:val="18"/>
        </w:rPr>
        <w:t xml:space="preserve">En base a la </w:t>
      </w:r>
      <w:commentRangeStart w:id="27"/>
      <w:r>
        <w:rPr>
          <w:rFonts w:ascii="Arial Nova Cond Light" w:hAnsi="Arial Nova Cond Light"/>
          <w:sz w:val="22"/>
          <w:szCs w:val="18"/>
        </w:rPr>
        <w:t xml:space="preserve">tasa de </w:t>
      </w:r>
      <w:commentRangeEnd w:id="27"/>
      <w:r w:rsidR="00D478BC">
        <w:rPr>
          <w:rStyle w:val="CommentReference"/>
          <w:rFonts w:ascii="Calibri" w:eastAsia="Calibri" w:hAnsi="Calibri" w:cs="Arial"/>
          <w:lang w:eastAsia="es-EC"/>
        </w:rPr>
        <w:commentReference w:id="27"/>
      </w:r>
      <w:r>
        <w:rPr>
          <w:rFonts w:ascii="Arial Nova Cond Light" w:hAnsi="Arial Nova Cond Light"/>
          <w:sz w:val="22"/>
          <w:szCs w:val="18"/>
        </w:rPr>
        <w:t xml:space="preserve">población se </w:t>
      </w:r>
      <w:r w:rsidR="00814E11">
        <w:rPr>
          <w:rFonts w:ascii="Arial Nova Cond Light" w:hAnsi="Arial Nova Cond Light"/>
          <w:sz w:val="22"/>
          <w:szCs w:val="18"/>
        </w:rPr>
        <w:t>realiza</w:t>
      </w:r>
      <w:r w:rsidR="002614B2" w:rsidRPr="003B6903">
        <w:rPr>
          <w:rFonts w:ascii="Arial Nova Cond Light" w:hAnsi="Arial Nova Cond Light"/>
          <w:sz w:val="22"/>
          <w:szCs w:val="18"/>
        </w:rPr>
        <w:t xml:space="preserve"> un </w:t>
      </w:r>
      <w:r w:rsidR="00814E11">
        <w:rPr>
          <w:rFonts w:ascii="Arial Nova Cond Light" w:hAnsi="Arial Nova Cond Light"/>
          <w:sz w:val="22"/>
          <w:szCs w:val="18"/>
        </w:rPr>
        <w:t xml:space="preserve">análisis </w:t>
      </w:r>
      <w:r w:rsidR="002614B2" w:rsidRPr="003B6903">
        <w:rPr>
          <w:rFonts w:ascii="Arial Nova Cond Light" w:hAnsi="Arial Nova Cond Light"/>
          <w:sz w:val="22"/>
          <w:szCs w:val="18"/>
        </w:rPr>
        <w:t xml:space="preserve">comparativo </w:t>
      </w:r>
      <w:r w:rsidR="00814E11">
        <w:rPr>
          <w:rFonts w:ascii="Arial Nova Cond Light" w:hAnsi="Arial Nova Cond Light"/>
          <w:sz w:val="22"/>
          <w:szCs w:val="18"/>
        </w:rPr>
        <w:t xml:space="preserve">con </w:t>
      </w:r>
      <w:r w:rsidR="002614B2" w:rsidRPr="003B6903">
        <w:rPr>
          <w:rFonts w:ascii="Arial Nova Cond Light" w:hAnsi="Arial Nova Cond Light"/>
          <w:sz w:val="22"/>
          <w:szCs w:val="18"/>
        </w:rPr>
        <w:t xml:space="preserve">el total de atenciones a nivel nacional con datos de </w:t>
      </w:r>
      <w:r w:rsidR="00BD1241">
        <w:rPr>
          <w:rFonts w:ascii="Arial Nova Cond Light" w:hAnsi="Arial Nova Cond Light"/>
          <w:sz w:val="22"/>
          <w:szCs w:val="18"/>
        </w:rPr>
        <w:t xml:space="preserve">los </w:t>
      </w:r>
      <w:r w:rsidR="002614B2" w:rsidRPr="003B6903">
        <w:rPr>
          <w:rFonts w:ascii="Arial Nova Cond Light" w:hAnsi="Arial Nova Cond Light"/>
          <w:sz w:val="22"/>
          <w:szCs w:val="18"/>
        </w:rPr>
        <w:t>egresos hospitalarios</w:t>
      </w:r>
      <w:r w:rsidR="00BD1241">
        <w:rPr>
          <w:rFonts w:ascii="Arial Nova Cond Light" w:hAnsi="Arial Nova Cond Light"/>
          <w:sz w:val="22"/>
          <w:szCs w:val="18"/>
        </w:rPr>
        <w:t xml:space="preserve"> </w:t>
      </w:r>
      <w:r w:rsidR="00B42792">
        <w:rPr>
          <w:rFonts w:ascii="Arial Nova Cond Light" w:hAnsi="Arial Nova Cond Light"/>
          <w:sz w:val="22"/>
          <w:szCs w:val="18"/>
        </w:rPr>
        <w:t>obtenidos</w:t>
      </w:r>
      <w:r w:rsidR="007D48C9">
        <w:rPr>
          <w:rFonts w:ascii="Arial Nova Cond Light" w:hAnsi="Arial Nova Cond Light"/>
          <w:sz w:val="22"/>
          <w:szCs w:val="18"/>
        </w:rPr>
        <w:t xml:space="preserve"> </w:t>
      </w:r>
      <w:r w:rsidR="00B42792">
        <w:rPr>
          <w:rFonts w:ascii="Arial Nova Cond Light" w:hAnsi="Arial Nova Cond Light"/>
          <w:sz w:val="22"/>
          <w:szCs w:val="18"/>
        </w:rPr>
        <w:t xml:space="preserve">desde el </w:t>
      </w:r>
      <w:r w:rsidR="007D48C9">
        <w:rPr>
          <w:rFonts w:ascii="Arial Nova Cond Light" w:hAnsi="Arial Nova Cond Light"/>
          <w:sz w:val="22"/>
          <w:szCs w:val="18"/>
        </w:rPr>
        <w:t xml:space="preserve">INEC, </w:t>
      </w:r>
      <w:r w:rsidR="002614B2" w:rsidRPr="003B6903">
        <w:rPr>
          <w:rFonts w:ascii="Arial Nova Cond Light" w:hAnsi="Arial Nova Cond Light"/>
          <w:sz w:val="22"/>
          <w:szCs w:val="18"/>
        </w:rPr>
        <w:t>para iniciar el estudio de morbilidad</w:t>
      </w:r>
      <w:r w:rsidR="002614B2" w:rsidRPr="003B6903">
        <w:rPr>
          <w:rFonts w:ascii="Arial Nova Cond Light" w:hAnsi="Arial Nova Cond Light"/>
        </w:rPr>
        <w:t>.</w:t>
      </w:r>
    </w:p>
    <w:p w14:paraId="096FBBA1" w14:textId="77777777" w:rsidR="0071480E" w:rsidRDefault="0071480E" w:rsidP="003B6903">
      <w:pPr>
        <w:jc w:val="both"/>
        <w:rPr>
          <w:rFonts w:ascii="Arial Nova Cond Light" w:hAnsi="Arial Nova Cond Light"/>
        </w:rPr>
      </w:pPr>
    </w:p>
    <w:p w14:paraId="094357BF" w14:textId="3F42AD4D" w:rsidR="001752DE" w:rsidRDefault="00AF33CE" w:rsidP="00241BCA">
      <w:pPr>
        <w:jc w:val="center"/>
        <w:rPr>
          <w:rFonts w:ascii="Arial Nova Cond Light" w:hAnsi="Arial Nova Cond Light"/>
        </w:rPr>
      </w:pPr>
      <w:r>
        <w:rPr>
          <w:noProof/>
        </w:rPr>
        <w:lastRenderedPageBreak/>
        <w:drawing>
          <wp:inline distT="0" distB="0" distL="0" distR="0" wp14:anchorId="7BFF2FEC" wp14:editId="1B08CE35">
            <wp:extent cx="5464175" cy="2713939"/>
            <wp:effectExtent l="0" t="0" r="3175" b="10795"/>
            <wp:docPr id="1708404885" name="Chart 1">
              <a:extLst xmlns:a="http://schemas.openxmlformats.org/drawingml/2006/main">
                <a:ext uri="{FF2B5EF4-FFF2-40B4-BE49-F238E27FC236}">
                  <a16:creationId xmlns:a16="http://schemas.microsoft.com/office/drawing/2014/main" id="{3E70ED74-6A21-6F82-DE2C-580126011E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E1D778F" w14:textId="6805D47B" w:rsidR="00366116" w:rsidRPr="00D82006" w:rsidRDefault="00543B99" w:rsidP="00D82006">
      <w:pPr>
        <w:pStyle w:val="Caption"/>
        <w:jc w:val="center"/>
        <w:rPr>
          <w:rFonts w:ascii="Arial Nova Cond Light" w:hAnsi="Arial Nova Cond Light"/>
          <w:i w:val="0"/>
          <w:iCs w:val="0"/>
          <w:color w:val="auto"/>
        </w:rPr>
      </w:pPr>
      <w:r w:rsidRPr="00D82006">
        <w:rPr>
          <w:rFonts w:ascii="Arial Nova Cond Light" w:hAnsi="Arial Nova Cond Light"/>
          <w:i w:val="0"/>
          <w:iCs w:val="0"/>
          <w:color w:val="auto"/>
        </w:rPr>
        <w:t xml:space="preserve">Figura </w:t>
      </w:r>
      <w:r w:rsidRPr="00D82006">
        <w:rPr>
          <w:rFonts w:ascii="Arial Nova Cond Light" w:hAnsi="Arial Nova Cond Light"/>
          <w:i w:val="0"/>
          <w:iCs w:val="0"/>
          <w:color w:val="auto"/>
        </w:rPr>
        <w:fldChar w:fldCharType="begin"/>
      </w:r>
      <w:r w:rsidRPr="00D82006">
        <w:rPr>
          <w:rFonts w:ascii="Arial Nova Cond Light" w:hAnsi="Arial Nova Cond Light"/>
          <w:i w:val="0"/>
          <w:iCs w:val="0"/>
          <w:color w:val="auto"/>
        </w:rPr>
        <w:instrText xml:space="preserve"> SEQ Figura \* ARABIC </w:instrText>
      </w:r>
      <w:r w:rsidRPr="00D82006">
        <w:rPr>
          <w:rFonts w:ascii="Arial Nova Cond Light" w:hAnsi="Arial Nova Cond Light"/>
          <w:i w:val="0"/>
          <w:iCs w:val="0"/>
          <w:color w:val="auto"/>
        </w:rPr>
        <w:fldChar w:fldCharType="separate"/>
      </w:r>
      <w:r w:rsidR="005D2DD1">
        <w:rPr>
          <w:rFonts w:ascii="Arial Nova Cond Light" w:hAnsi="Arial Nova Cond Light"/>
          <w:i w:val="0"/>
          <w:iCs w:val="0"/>
          <w:noProof/>
          <w:color w:val="auto"/>
        </w:rPr>
        <w:t>2</w:t>
      </w:r>
      <w:r w:rsidRPr="00D82006">
        <w:rPr>
          <w:rFonts w:ascii="Arial Nova Cond Light" w:hAnsi="Arial Nova Cond Light"/>
          <w:i w:val="0"/>
          <w:iCs w:val="0"/>
          <w:color w:val="auto"/>
        </w:rPr>
        <w:fldChar w:fldCharType="end"/>
      </w:r>
      <w:r w:rsidRPr="00D82006">
        <w:rPr>
          <w:rFonts w:ascii="Arial Nova Cond Light" w:hAnsi="Arial Nova Cond Light"/>
          <w:i w:val="0"/>
          <w:iCs w:val="0"/>
          <w:color w:val="auto"/>
        </w:rPr>
        <w:t xml:space="preserve">: </w:t>
      </w:r>
      <w:r w:rsidR="000254B0">
        <w:rPr>
          <w:rFonts w:ascii="Arial Nova Cond Light" w:hAnsi="Arial Nova Cond Light"/>
          <w:i w:val="0"/>
          <w:iCs w:val="0"/>
          <w:color w:val="auto"/>
        </w:rPr>
        <w:t xml:space="preserve">Ecuador/Manabí | </w:t>
      </w:r>
      <w:r w:rsidRPr="00D82006">
        <w:rPr>
          <w:rFonts w:ascii="Arial Nova Cond Light" w:hAnsi="Arial Nova Cond Light"/>
          <w:i w:val="0"/>
          <w:iCs w:val="0"/>
          <w:color w:val="auto"/>
        </w:rPr>
        <w:t xml:space="preserve">Total de </w:t>
      </w:r>
      <w:commentRangeStart w:id="28"/>
      <w:r w:rsidRPr="00D82006">
        <w:rPr>
          <w:rFonts w:ascii="Arial Nova Cond Light" w:hAnsi="Arial Nova Cond Light"/>
          <w:i w:val="0"/>
          <w:iCs w:val="0"/>
          <w:color w:val="auto"/>
        </w:rPr>
        <w:t xml:space="preserve">atenciones </w:t>
      </w:r>
      <w:commentRangeEnd w:id="28"/>
      <w:r w:rsidR="00D478BC">
        <w:rPr>
          <w:rStyle w:val="CommentReference"/>
          <w:rFonts w:ascii="Calibri" w:eastAsia="Calibri" w:hAnsi="Calibri" w:cs="Arial"/>
          <w:i w:val="0"/>
          <w:iCs w:val="0"/>
          <w:color w:val="auto"/>
          <w:lang w:eastAsia="es-EC"/>
        </w:rPr>
        <w:commentReference w:id="28"/>
      </w:r>
      <w:r w:rsidRPr="00D82006">
        <w:rPr>
          <w:rFonts w:ascii="Arial Nova Cond Light" w:hAnsi="Arial Nova Cond Light"/>
          <w:i w:val="0"/>
          <w:iCs w:val="0"/>
          <w:color w:val="auto"/>
        </w:rPr>
        <w:t>de todos los eventos de salud (2015-2020)</w:t>
      </w:r>
    </w:p>
    <w:p w14:paraId="67B1C574" w14:textId="3F204F1F" w:rsidR="0085326A" w:rsidRDefault="0085326A" w:rsidP="0085326A">
      <w:pPr>
        <w:rPr>
          <w:rFonts w:ascii="Arial Nova Cond Light" w:hAnsi="Arial Nova Cond Light"/>
          <w:sz w:val="22"/>
          <w:szCs w:val="18"/>
        </w:rPr>
      </w:pPr>
      <w:r w:rsidRPr="00326099">
        <w:rPr>
          <w:rFonts w:ascii="Arial Nova Cond Light" w:hAnsi="Arial Nova Cond Light"/>
          <w:sz w:val="22"/>
          <w:szCs w:val="18"/>
          <w:highlight w:val="cyan"/>
        </w:rPr>
        <w:t xml:space="preserve">Se debe calcular la tasa de </w:t>
      </w:r>
      <w:r w:rsidRPr="00EF3226">
        <w:rPr>
          <w:rFonts w:ascii="Arial Nova Cond Light" w:hAnsi="Arial Nova Cond Light"/>
          <w:sz w:val="22"/>
          <w:szCs w:val="18"/>
          <w:highlight w:val="cyan"/>
        </w:rPr>
        <w:t>morbilidad</w:t>
      </w:r>
      <w:ins w:id="29" w:author="Kathy Alexandra Bustamante" w:date="2023-06-02T18:22:00Z">
        <w:r w:rsidR="00D478BC">
          <w:rPr>
            <w:rFonts w:ascii="Arial Nova Cond Light" w:hAnsi="Arial Nova Cond Light"/>
            <w:sz w:val="22"/>
            <w:szCs w:val="18"/>
            <w:highlight w:val="cyan"/>
          </w:rPr>
          <w:t xml:space="preserve"> hospitalaria</w:t>
        </w:r>
      </w:ins>
      <w:r w:rsidRPr="00EF3226">
        <w:rPr>
          <w:rFonts w:ascii="Arial Nova Cond Light" w:hAnsi="Arial Nova Cond Light"/>
          <w:sz w:val="22"/>
          <w:szCs w:val="18"/>
          <w:highlight w:val="cyan"/>
        </w:rPr>
        <w:t xml:space="preserve"> </w:t>
      </w:r>
      <w:r w:rsidR="00EF3226" w:rsidRPr="00EF3226">
        <w:rPr>
          <w:rFonts w:ascii="Arial Nova Cond Light" w:hAnsi="Arial Nova Cond Light"/>
          <w:sz w:val="22"/>
          <w:szCs w:val="18"/>
          <w:highlight w:val="cyan"/>
        </w:rPr>
        <w:t>a nivel general</w:t>
      </w:r>
    </w:p>
    <w:p w14:paraId="6FFA12D7" w14:textId="60F4D553" w:rsidR="0085326A" w:rsidRDefault="0085326A" w:rsidP="00241BCA"/>
    <w:p w14:paraId="66157238" w14:textId="58CD7AA8" w:rsidR="00241BCA" w:rsidRDefault="00F10C30" w:rsidP="00864402">
      <w:pPr>
        <w:jc w:val="both"/>
        <w:rPr>
          <w:rFonts w:ascii="Arial Nova Cond Light" w:hAnsi="Arial Nova Cond Light"/>
          <w:sz w:val="22"/>
          <w:szCs w:val="18"/>
        </w:rPr>
      </w:pPr>
      <w:r w:rsidRPr="00864402">
        <w:rPr>
          <w:rFonts w:ascii="Arial Nova Cond Light" w:hAnsi="Arial Nova Cond Light"/>
          <w:sz w:val="22"/>
          <w:szCs w:val="18"/>
        </w:rPr>
        <w:t xml:space="preserve">Se considera como condiciones iniciales de estudio la población de ecuatorianos que salieron vivos de sus atenciones </w:t>
      </w:r>
      <w:r w:rsidR="00F8470C" w:rsidRPr="00864402">
        <w:rPr>
          <w:rFonts w:ascii="Arial Nova Cond Light" w:hAnsi="Arial Nova Cond Light"/>
          <w:sz w:val="22"/>
          <w:szCs w:val="18"/>
        </w:rPr>
        <w:t>y su provincia de nacimiento sea Manabí</w:t>
      </w:r>
      <w:r w:rsidR="005B7356">
        <w:rPr>
          <w:rFonts w:ascii="Arial Nova Cond Light" w:hAnsi="Arial Nova Cond Light"/>
          <w:sz w:val="22"/>
          <w:szCs w:val="18"/>
        </w:rPr>
        <w:t xml:space="preserve">, para </w:t>
      </w:r>
      <w:r w:rsidR="000F0D89">
        <w:rPr>
          <w:rFonts w:ascii="Arial Nova Cond Light" w:hAnsi="Arial Nova Cond Light"/>
          <w:sz w:val="22"/>
          <w:szCs w:val="18"/>
        </w:rPr>
        <w:t xml:space="preserve">obtener los eventos de salud con </w:t>
      </w:r>
      <w:proofErr w:type="spellStart"/>
      <w:r w:rsidR="000F0D89">
        <w:rPr>
          <w:rFonts w:ascii="Arial Nova Cond Light" w:hAnsi="Arial Nova Cond Light"/>
          <w:sz w:val="22"/>
          <w:szCs w:val="18"/>
        </w:rPr>
        <w:t>mas</w:t>
      </w:r>
      <w:proofErr w:type="spellEnd"/>
      <w:r w:rsidR="000F0D89">
        <w:rPr>
          <w:rFonts w:ascii="Arial Nova Cond Light" w:hAnsi="Arial Nova Cond Light"/>
          <w:sz w:val="22"/>
          <w:szCs w:val="18"/>
        </w:rPr>
        <w:t xml:space="preserve"> atenciones por año</w:t>
      </w:r>
      <w:r w:rsidR="005F258E">
        <w:rPr>
          <w:rFonts w:ascii="Arial Nova Cond Light" w:hAnsi="Arial Nova Cond Light"/>
          <w:sz w:val="22"/>
          <w:szCs w:val="18"/>
        </w:rPr>
        <w:t xml:space="preserve">, con un total de </w:t>
      </w:r>
      <w:r w:rsidR="005F258E" w:rsidRPr="005F258E">
        <w:rPr>
          <w:rFonts w:ascii="Arial Nova Cond Light" w:hAnsi="Arial Nova Cond Light"/>
          <w:sz w:val="22"/>
          <w:szCs w:val="18"/>
          <w:highlight w:val="green"/>
        </w:rPr>
        <w:t>500 atenciones</w:t>
      </w:r>
      <w:r w:rsidR="005F258E">
        <w:rPr>
          <w:rFonts w:ascii="Arial Nova Cond Light" w:hAnsi="Arial Nova Cond Light"/>
          <w:sz w:val="22"/>
          <w:szCs w:val="18"/>
        </w:rPr>
        <w:t xml:space="preserve"> como mínimo, </w:t>
      </w:r>
      <w:r w:rsidR="005F258E" w:rsidRPr="005F258E">
        <w:rPr>
          <w:rFonts w:ascii="Arial Nova Cond Light" w:hAnsi="Arial Nova Cond Light"/>
          <w:sz w:val="22"/>
          <w:szCs w:val="18"/>
          <w:highlight w:val="green"/>
        </w:rPr>
        <w:t>este valor se estima considerando la tasa de crecimiento de poblacional</w:t>
      </w:r>
      <w:r w:rsidR="005F258E">
        <w:rPr>
          <w:rFonts w:ascii="Arial Nova Cond Light" w:hAnsi="Arial Nova Cond Light"/>
          <w:sz w:val="22"/>
          <w:szCs w:val="18"/>
        </w:rPr>
        <w:t>.</w:t>
      </w:r>
      <w:r w:rsidR="00FE4CEF">
        <w:rPr>
          <w:rFonts w:ascii="Arial Nova Cond Light" w:hAnsi="Arial Nova Cond Light"/>
          <w:sz w:val="22"/>
          <w:szCs w:val="18"/>
        </w:rPr>
        <w:t xml:space="preserve"> </w:t>
      </w:r>
      <w:r w:rsidR="00A60767">
        <w:rPr>
          <w:rFonts w:ascii="Arial Nova Cond Light" w:hAnsi="Arial Nova Cond Light"/>
          <w:sz w:val="22"/>
          <w:szCs w:val="18"/>
        </w:rPr>
        <w:t>Otro factor por considerar</w:t>
      </w:r>
      <w:r w:rsidR="00FE4CEF">
        <w:rPr>
          <w:rFonts w:ascii="Arial Nova Cond Light" w:hAnsi="Arial Nova Cond Light"/>
          <w:sz w:val="22"/>
          <w:szCs w:val="18"/>
        </w:rPr>
        <w:t xml:space="preserve"> es tomar los 10 primeros eventos haciendo un conteo </w:t>
      </w:r>
      <w:r w:rsidR="00214E82">
        <w:rPr>
          <w:rFonts w:ascii="Arial Nova Cond Light" w:hAnsi="Arial Nova Cond Light"/>
          <w:sz w:val="22"/>
          <w:szCs w:val="18"/>
        </w:rPr>
        <w:t>por año</w:t>
      </w:r>
      <w:r w:rsidR="00034D8D">
        <w:rPr>
          <w:rFonts w:ascii="Arial Nova Cond Light" w:hAnsi="Arial Nova Cond Light"/>
          <w:sz w:val="22"/>
          <w:szCs w:val="18"/>
        </w:rPr>
        <w:t xml:space="preserve">, desagregados por los cantones de la Provincia de </w:t>
      </w:r>
      <w:commentRangeStart w:id="30"/>
      <w:r w:rsidR="00034D8D">
        <w:rPr>
          <w:rFonts w:ascii="Arial Nova Cond Light" w:hAnsi="Arial Nova Cond Light"/>
          <w:sz w:val="22"/>
          <w:szCs w:val="18"/>
        </w:rPr>
        <w:t>Manabí</w:t>
      </w:r>
      <w:commentRangeEnd w:id="30"/>
      <w:r w:rsidR="0011575B">
        <w:rPr>
          <w:rStyle w:val="CommentReference"/>
          <w:rFonts w:ascii="Calibri" w:eastAsia="Calibri" w:hAnsi="Calibri" w:cs="Arial"/>
          <w:lang w:eastAsia="es-EC"/>
        </w:rPr>
        <w:commentReference w:id="30"/>
      </w:r>
      <w:r w:rsidR="00034D8D">
        <w:rPr>
          <w:rFonts w:ascii="Arial Nova Cond Light" w:hAnsi="Arial Nova Cond Light"/>
          <w:sz w:val="22"/>
          <w:szCs w:val="18"/>
        </w:rPr>
        <w:t>.</w:t>
      </w:r>
    </w:p>
    <w:p w14:paraId="06E117D1" w14:textId="77777777" w:rsidR="005F258E" w:rsidRDefault="005F258E" w:rsidP="00864402">
      <w:pPr>
        <w:jc w:val="both"/>
        <w:rPr>
          <w:rFonts w:ascii="Arial Nova Cond Light" w:hAnsi="Arial Nova Cond Light"/>
          <w:sz w:val="22"/>
          <w:szCs w:val="18"/>
        </w:rPr>
      </w:pPr>
    </w:p>
    <w:p w14:paraId="0E29C19F" w14:textId="09754F7C" w:rsidR="00034D8D" w:rsidRDefault="0071480E" w:rsidP="00864402">
      <w:pPr>
        <w:jc w:val="both"/>
        <w:rPr>
          <w:rFonts w:ascii="Arial Nova Cond Light" w:hAnsi="Arial Nova Cond Light"/>
          <w:sz w:val="22"/>
          <w:szCs w:val="18"/>
        </w:rPr>
      </w:pPr>
      <w:r>
        <w:rPr>
          <w:rFonts w:ascii="Arial Nova Cond Light" w:hAnsi="Arial Nova Cond Light"/>
          <w:sz w:val="22"/>
          <w:szCs w:val="18"/>
        </w:rPr>
        <w:t>En 2015:</w:t>
      </w:r>
    </w:p>
    <w:p w14:paraId="11EFC8A0" w14:textId="77777777" w:rsidR="0071480E" w:rsidRDefault="0071480E"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784"/>
        <w:gridCol w:w="3958"/>
        <w:gridCol w:w="503"/>
      </w:tblGrid>
      <w:tr w:rsidR="008F657F" w:rsidRPr="00B25F31" w14:paraId="57A394F5" w14:textId="77777777" w:rsidTr="008F657F">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180533FD" w14:textId="4EFA9115" w:rsidR="000E2ECD" w:rsidRPr="000E2ECD" w:rsidRDefault="000E2ECD" w:rsidP="007F3100">
            <w:pPr>
              <w:rPr>
                <w:rFonts w:ascii="Arial Nova Cond Light" w:hAnsi="Arial Nova Cond Light" w:cs="Calibri"/>
                <w:color w:val="000000"/>
                <w:sz w:val="16"/>
                <w:szCs w:val="16"/>
                <w:lang w:val="es-419"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1AA83805" w14:textId="41848556" w:rsidR="000E2ECD" w:rsidRPr="000E2ECD" w:rsidRDefault="000E2ECD" w:rsidP="007F3100">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4279D9C1" w14:textId="3AF9235D" w:rsidR="000E2ECD" w:rsidRPr="000E2ECD" w:rsidRDefault="008F657F" w:rsidP="007F3100">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25F31">
              <w:rPr>
                <w:rFonts w:ascii="Arial Nova Cond Light" w:hAnsi="Arial Nova Cond Light" w:cs="Calibri"/>
                <w:color w:val="000000"/>
                <w:sz w:val="16"/>
                <w:szCs w:val="16"/>
                <w:lang w:val="es-419" w:eastAsia="en-US"/>
              </w:rPr>
              <w:t>Total</w:t>
            </w:r>
          </w:p>
        </w:tc>
      </w:tr>
      <w:tr w:rsidR="007E3C5B" w:rsidRPr="00B25F31" w14:paraId="267AAE62" w14:textId="77777777" w:rsidTr="008F657F">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9965EA9" w14:textId="77777777" w:rsidR="007E3C5B" w:rsidRPr="000E2ECD" w:rsidRDefault="007E3C5B" w:rsidP="007E3C5B">
            <w:pPr>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Manta</w:t>
            </w:r>
          </w:p>
        </w:tc>
        <w:tc>
          <w:tcPr>
            <w:tcW w:w="0" w:type="auto"/>
            <w:noWrap/>
            <w:hideMark/>
          </w:tcPr>
          <w:p w14:paraId="58BA4333" w14:textId="6B368068" w:rsidR="007E3C5B" w:rsidRPr="000E2ECD" w:rsidRDefault="007E3C5B" w:rsidP="007E3C5B">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7CB0D224" w14:textId="77777777" w:rsidR="007E3C5B" w:rsidRPr="000E2ECD" w:rsidRDefault="007E3C5B" w:rsidP="007E3C5B">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2001</w:t>
            </w:r>
          </w:p>
        </w:tc>
      </w:tr>
      <w:tr w:rsidR="007E3C5B" w:rsidRPr="00B25F31" w14:paraId="67C59840" w14:textId="77777777" w:rsidTr="008F657F">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B80B074" w14:textId="77777777" w:rsidR="007E3C5B" w:rsidRPr="000E2ECD" w:rsidRDefault="007E3C5B" w:rsidP="007E3C5B">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22FE3D97" w14:textId="1A28D6E3" w:rsidR="007E3C5B" w:rsidRPr="000E2ECD" w:rsidRDefault="007E3C5B" w:rsidP="007E3C5B">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0E8D8F78" w14:textId="77777777" w:rsidR="007E3C5B" w:rsidRPr="000E2ECD" w:rsidRDefault="007E3C5B" w:rsidP="007E3C5B">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1660</w:t>
            </w:r>
          </w:p>
        </w:tc>
      </w:tr>
      <w:tr w:rsidR="008F657F" w:rsidRPr="00B25F31" w14:paraId="73D4A80D" w14:textId="77777777" w:rsidTr="008F657F">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6ECF28" w14:textId="77777777" w:rsidR="000E2ECD" w:rsidRPr="000E2ECD" w:rsidRDefault="000E2ECD" w:rsidP="008A16C4">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100DE755" w14:textId="767FD4AE" w:rsidR="000E2ECD" w:rsidRPr="000E2ECD" w:rsidRDefault="007E3C5B" w:rsidP="000E2ECD">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00706B65" w14:textId="77777777" w:rsidR="000E2ECD" w:rsidRPr="000E2ECD" w:rsidRDefault="000E2ECD" w:rsidP="000E2ECD">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1298</w:t>
            </w:r>
          </w:p>
        </w:tc>
      </w:tr>
      <w:tr w:rsidR="008F657F" w:rsidRPr="00B25F31" w14:paraId="456F6748" w14:textId="77777777" w:rsidTr="008F657F">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3FFAED" w14:textId="77777777" w:rsidR="000E2ECD" w:rsidRPr="000E2ECD" w:rsidRDefault="000E2ECD" w:rsidP="008A16C4">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718A3361" w14:textId="2608B6FD" w:rsidR="000E2ECD" w:rsidRPr="000E2ECD" w:rsidRDefault="00294D44" w:rsidP="000E2ECD">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5DE215E9" w14:textId="77777777" w:rsidR="000E2ECD" w:rsidRPr="000E2ECD" w:rsidRDefault="000E2ECD" w:rsidP="000E2ECD">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975</w:t>
            </w:r>
          </w:p>
        </w:tc>
      </w:tr>
      <w:tr w:rsidR="008F657F" w:rsidRPr="00B25F31" w14:paraId="4EAF3DCA" w14:textId="77777777" w:rsidTr="008F657F">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A149D" w14:textId="77777777" w:rsidR="000E2ECD" w:rsidRPr="000E2ECD" w:rsidRDefault="000E2ECD" w:rsidP="008A16C4">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1255B49D" w14:textId="730D7E04" w:rsidR="000E2ECD" w:rsidRPr="000E2ECD" w:rsidRDefault="00637679" w:rsidP="000E2ECD">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B25F31">
              <w:rPr>
                <w:rFonts w:ascii="Arial Nova Cond Light" w:hAnsi="Arial Nova Cond Light" w:cs="Calibri"/>
                <w:color w:val="000000"/>
                <w:sz w:val="16"/>
                <w:szCs w:val="16"/>
                <w:lang w:val="es-419" w:eastAsia="en-US"/>
              </w:rPr>
              <w:t>O820</w:t>
            </w:r>
            <w:r w:rsidR="000A4687" w:rsidRPr="00B25F31">
              <w:rPr>
                <w:rFonts w:ascii="Arial Nova Cond Light" w:hAnsi="Arial Nova Cond Light" w:cs="Calibri"/>
                <w:color w:val="000000"/>
                <w:sz w:val="16"/>
                <w:szCs w:val="16"/>
                <w:lang w:val="es-419" w:eastAsia="en-US"/>
              </w:rPr>
              <w:t>:</w:t>
            </w:r>
            <w:r w:rsidRPr="00B25F31">
              <w:rPr>
                <w:rFonts w:ascii="Arial Nova Cond Light" w:hAnsi="Arial Nova Cond Light" w:cs="Calibri"/>
                <w:color w:val="000000"/>
                <w:sz w:val="16"/>
                <w:szCs w:val="16"/>
                <w:lang w:val="es-419" w:eastAsia="en-US"/>
              </w:rPr>
              <w:t xml:space="preserve"> PARTO POR CESAREA ELECTIVA</w:t>
            </w:r>
          </w:p>
        </w:tc>
        <w:tc>
          <w:tcPr>
            <w:tcW w:w="0" w:type="auto"/>
            <w:noWrap/>
            <w:hideMark/>
          </w:tcPr>
          <w:p w14:paraId="7CFE9BE3" w14:textId="77777777" w:rsidR="000E2ECD" w:rsidRPr="000E2ECD" w:rsidRDefault="000E2ECD" w:rsidP="000E2ECD">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951</w:t>
            </w:r>
          </w:p>
        </w:tc>
      </w:tr>
      <w:tr w:rsidR="007E3C5B" w:rsidRPr="00B25F31" w14:paraId="2ED812C3" w14:textId="77777777" w:rsidTr="008F657F">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E23EA2" w14:textId="77777777" w:rsidR="007E3C5B" w:rsidRPr="000E2ECD" w:rsidRDefault="007E3C5B" w:rsidP="007E3C5B">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098994F0" w14:textId="0F3B4B08" w:rsidR="007E3C5B" w:rsidRPr="000E2ECD" w:rsidRDefault="007E3C5B" w:rsidP="007E3C5B">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7E23649F" w14:textId="77777777" w:rsidR="007E3C5B" w:rsidRPr="000E2ECD" w:rsidRDefault="007E3C5B" w:rsidP="007E3C5B">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902</w:t>
            </w:r>
          </w:p>
        </w:tc>
      </w:tr>
      <w:tr w:rsidR="007E3C5B" w:rsidRPr="00B25F31" w14:paraId="25733B00" w14:textId="77777777" w:rsidTr="008F657F">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2548501" w14:textId="77777777" w:rsidR="007E3C5B" w:rsidRPr="000E2ECD" w:rsidRDefault="007E3C5B" w:rsidP="007E3C5B">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Chone</w:t>
            </w:r>
          </w:p>
        </w:tc>
        <w:tc>
          <w:tcPr>
            <w:tcW w:w="0" w:type="auto"/>
            <w:noWrap/>
            <w:hideMark/>
          </w:tcPr>
          <w:p w14:paraId="6F7F39BF" w14:textId="30782F6E" w:rsidR="007E3C5B" w:rsidRPr="000E2ECD" w:rsidRDefault="007E3C5B" w:rsidP="007E3C5B">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7ED7520A" w14:textId="77777777" w:rsidR="007E3C5B" w:rsidRPr="000E2ECD" w:rsidRDefault="007E3C5B" w:rsidP="007E3C5B">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793</w:t>
            </w:r>
          </w:p>
        </w:tc>
      </w:tr>
      <w:tr w:rsidR="008F657F" w:rsidRPr="00B25F31" w14:paraId="2ECE6D8D" w14:textId="77777777" w:rsidTr="008F657F">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AB4218" w14:textId="77777777" w:rsidR="000E2ECD" w:rsidRPr="000E2ECD" w:rsidRDefault="000E2ECD" w:rsidP="008A16C4">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55137D6A" w14:textId="7797F5DB" w:rsidR="000E2ECD" w:rsidRPr="000E2ECD" w:rsidRDefault="00294D44" w:rsidP="000E2ECD">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67BF3E85" w14:textId="77777777" w:rsidR="000E2ECD" w:rsidRPr="000E2ECD" w:rsidRDefault="000E2ECD" w:rsidP="000E2ECD">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728</w:t>
            </w:r>
          </w:p>
        </w:tc>
      </w:tr>
      <w:tr w:rsidR="008F657F" w:rsidRPr="00B25F31" w14:paraId="4A74B50A" w14:textId="77777777" w:rsidTr="008F657F">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4D9004" w14:textId="77777777" w:rsidR="000E2ECD" w:rsidRPr="000E2ECD" w:rsidRDefault="000E2ECD" w:rsidP="008A16C4">
            <w:pPr>
              <w:rPr>
                <w:rFonts w:ascii="Arial Nova Cond Light" w:hAnsi="Arial Nova Cond Light" w:cs="Calibri"/>
                <w:i w:val="0"/>
                <w:iCs w:val="0"/>
                <w:color w:val="000000"/>
                <w:sz w:val="16"/>
                <w:szCs w:val="16"/>
                <w:lang w:val="es-419"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7A9AC277" w14:textId="58D2034E" w:rsidR="000E2ECD" w:rsidRPr="000E2ECD" w:rsidRDefault="003B67B3" w:rsidP="000E2ECD">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B52179">
              <w:rPr>
                <w:rFonts w:ascii="Arial Nova Cond Light" w:hAnsi="Arial Nova Cond Light" w:cs="Calibri"/>
                <w:color w:val="000000"/>
                <w:sz w:val="16"/>
                <w:szCs w:val="16"/>
                <w:lang w:eastAsia="en-US"/>
              </w:rPr>
              <w:t>K802: CALCULO DE LA VESICULA BILIAR SIN COLECISTITIS</w:t>
            </w:r>
          </w:p>
        </w:tc>
        <w:tc>
          <w:tcPr>
            <w:tcW w:w="0" w:type="auto"/>
            <w:noWrap/>
            <w:hideMark/>
          </w:tcPr>
          <w:p w14:paraId="1E234758" w14:textId="77777777" w:rsidR="000E2ECD" w:rsidRPr="000E2ECD" w:rsidRDefault="000E2ECD" w:rsidP="000E2ECD">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s-419" w:eastAsia="en-US"/>
              </w:rPr>
            </w:pPr>
            <w:r w:rsidRPr="000E2ECD">
              <w:rPr>
                <w:rFonts w:ascii="Arial Nova Cond Light" w:hAnsi="Arial Nova Cond Light" w:cs="Calibri"/>
                <w:color w:val="000000"/>
                <w:sz w:val="16"/>
                <w:szCs w:val="16"/>
                <w:lang w:val="es-419" w:eastAsia="en-US"/>
              </w:rPr>
              <w:t>686</w:t>
            </w:r>
          </w:p>
        </w:tc>
      </w:tr>
    </w:tbl>
    <w:p w14:paraId="3D0B06E0" w14:textId="695963C0" w:rsidR="0071480E" w:rsidRDefault="007859C7" w:rsidP="00864402">
      <w:pPr>
        <w:jc w:val="both"/>
        <w:rPr>
          <w:rFonts w:ascii="Arial Nova Cond Light" w:hAnsi="Arial Nova Cond Light"/>
          <w:sz w:val="22"/>
          <w:szCs w:val="18"/>
        </w:rPr>
      </w:pPr>
      <w:r>
        <w:rPr>
          <w:rFonts w:ascii="Arial Nova Cond Light" w:hAnsi="Arial Nova Cond Light"/>
          <w:sz w:val="22"/>
          <w:szCs w:val="18"/>
        </w:rPr>
        <w:t>En 2016:</w:t>
      </w:r>
    </w:p>
    <w:p w14:paraId="3DED594E" w14:textId="77777777" w:rsidR="007859C7" w:rsidRDefault="007859C7"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784"/>
        <w:gridCol w:w="5436"/>
        <w:gridCol w:w="503"/>
      </w:tblGrid>
      <w:tr w:rsidR="000818E6" w:rsidRPr="00B25F31" w14:paraId="6A208CD9" w14:textId="77777777" w:rsidTr="000818E6">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299AD311" w14:textId="5B3F0740" w:rsidR="000818E6" w:rsidRPr="000818E6" w:rsidRDefault="000818E6" w:rsidP="000818E6">
            <w:pPr>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339FFCAE" w14:textId="2D348990" w:rsidR="000818E6" w:rsidRPr="000818E6" w:rsidRDefault="000818E6" w:rsidP="000818E6">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1BAD8052" w14:textId="0F19CA31" w:rsidR="000818E6" w:rsidRPr="000818E6" w:rsidRDefault="000818E6" w:rsidP="000818E6">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Total</w:t>
            </w:r>
          </w:p>
        </w:tc>
      </w:tr>
      <w:tr w:rsidR="00BF52B8" w:rsidRPr="00B25F31" w14:paraId="2302A364" w14:textId="77777777" w:rsidTr="000818E6">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C42487" w14:textId="5A1A57B6" w:rsidR="00BF52B8" w:rsidRPr="000818E6" w:rsidRDefault="00BF52B8" w:rsidP="00BF52B8">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67B9F82D" w14:textId="30E06805" w:rsidR="00BF52B8" w:rsidRPr="00B52179" w:rsidRDefault="00BF52B8" w:rsidP="00BF52B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O809</w:t>
            </w:r>
            <w:r w:rsidR="008E04F3" w:rsidRPr="00B52179">
              <w:rPr>
                <w:rFonts w:ascii="Arial Nova Cond Light" w:hAnsi="Arial Nova Cond Light" w:cs="Calibri"/>
                <w:color w:val="000000"/>
                <w:sz w:val="16"/>
                <w:szCs w:val="16"/>
                <w:lang w:eastAsia="en-US"/>
              </w:rPr>
              <w:t>: PARTO UNICO ESPONTANEO, SIN OTRA ESPECIFICACION</w:t>
            </w:r>
          </w:p>
        </w:tc>
        <w:tc>
          <w:tcPr>
            <w:tcW w:w="0" w:type="auto"/>
            <w:noWrap/>
            <w:hideMark/>
          </w:tcPr>
          <w:p w14:paraId="6472CBD5" w14:textId="77777777" w:rsidR="00BF52B8" w:rsidRPr="000818E6" w:rsidRDefault="00BF52B8" w:rsidP="00BF52B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1282</w:t>
            </w:r>
          </w:p>
        </w:tc>
      </w:tr>
      <w:tr w:rsidR="00BF52B8" w:rsidRPr="00B25F31" w14:paraId="5C063600" w14:textId="77777777" w:rsidTr="000818E6">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E9FC75C" w14:textId="0AF41064" w:rsidR="00BF52B8" w:rsidRPr="000818E6" w:rsidRDefault="00BF52B8" w:rsidP="00BF52B8">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72AFE50B" w14:textId="7F544A88" w:rsidR="00BF52B8" w:rsidRPr="00B52179" w:rsidRDefault="00BF52B8" w:rsidP="00BF52B8">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w:t>
            </w:r>
            <w:r w:rsidR="00245CD6" w:rsidRPr="00B52179">
              <w:rPr>
                <w:rFonts w:ascii="Arial Nova Cond Light" w:hAnsi="Arial Nova Cond Light" w:cs="Calibri"/>
                <w:color w:val="000000"/>
                <w:sz w:val="16"/>
                <w:szCs w:val="16"/>
                <w:lang w:eastAsia="en-US"/>
              </w:rPr>
              <w:t>: PARTO POR CESAREA, SIN OTRA ESPECIFICACION</w:t>
            </w:r>
          </w:p>
        </w:tc>
        <w:tc>
          <w:tcPr>
            <w:tcW w:w="0" w:type="auto"/>
            <w:noWrap/>
            <w:hideMark/>
          </w:tcPr>
          <w:p w14:paraId="60F2C1EB" w14:textId="77777777" w:rsidR="00BF52B8" w:rsidRPr="000818E6" w:rsidRDefault="00BF52B8" w:rsidP="00BF52B8">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1208</w:t>
            </w:r>
          </w:p>
        </w:tc>
      </w:tr>
      <w:tr w:rsidR="00BF52B8" w:rsidRPr="00B25F31" w14:paraId="0F8CDD1B" w14:textId="77777777" w:rsidTr="000818E6">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1B7E6" w14:textId="48D8BCB1" w:rsidR="00BF52B8" w:rsidRPr="000818E6" w:rsidRDefault="00BF52B8" w:rsidP="00BF52B8">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6BE8E7D1" w14:textId="02E9646D" w:rsidR="00BF52B8" w:rsidRPr="00B52179" w:rsidRDefault="00BF52B8" w:rsidP="00BF52B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w:t>
            </w:r>
            <w:r w:rsidR="006F7A59" w:rsidRPr="00B52179">
              <w:rPr>
                <w:rFonts w:ascii="Arial Nova Cond Light" w:hAnsi="Arial Nova Cond Light" w:cs="Calibri"/>
                <w:color w:val="000000"/>
                <w:sz w:val="16"/>
                <w:szCs w:val="16"/>
                <w:lang w:eastAsia="en-US"/>
              </w:rPr>
              <w:t>: OTRAS APENDICITIS AGUDAS Y LAS NO ESPECIFICADAS</w:t>
            </w:r>
          </w:p>
        </w:tc>
        <w:tc>
          <w:tcPr>
            <w:tcW w:w="0" w:type="auto"/>
            <w:noWrap/>
            <w:hideMark/>
          </w:tcPr>
          <w:p w14:paraId="6112211A" w14:textId="77777777" w:rsidR="00BF52B8" w:rsidRPr="000818E6" w:rsidRDefault="00BF52B8" w:rsidP="00BF52B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1142</w:t>
            </w:r>
          </w:p>
        </w:tc>
      </w:tr>
      <w:tr w:rsidR="001F13E3" w:rsidRPr="00B25F31" w14:paraId="7E80599B" w14:textId="77777777" w:rsidTr="000818E6">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46734E" w14:textId="2B5FB279" w:rsidR="001F13E3" w:rsidRPr="000818E6" w:rsidRDefault="001F13E3" w:rsidP="001F13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57C229D6" w14:textId="5E29B8E5" w:rsidR="001F13E3" w:rsidRPr="00B52179" w:rsidRDefault="002C77E3" w:rsidP="001F13E3">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4ECBE0EA" w14:textId="77777777" w:rsidR="001F13E3" w:rsidRPr="000818E6" w:rsidRDefault="001F13E3" w:rsidP="001F13E3">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898</w:t>
            </w:r>
          </w:p>
        </w:tc>
      </w:tr>
      <w:tr w:rsidR="001F13E3" w:rsidRPr="00B25F31" w14:paraId="639468BE" w14:textId="77777777" w:rsidTr="000818E6">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802CA" w14:textId="0FBA261D" w:rsidR="001F13E3" w:rsidRPr="000818E6" w:rsidRDefault="001F13E3" w:rsidP="001F13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6FBFD1A7" w14:textId="6C7C6938" w:rsidR="001F13E3" w:rsidRPr="00B52179" w:rsidRDefault="001F13E3" w:rsidP="001F13E3">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A090</w:t>
            </w:r>
            <w:r w:rsidR="003B646C" w:rsidRPr="00B52179">
              <w:rPr>
                <w:rFonts w:ascii="Arial Nova Cond Light" w:hAnsi="Arial Nova Cond Light" w:cs="Calibri"/>
                <w:color w:val="000000"/>
                <w:sz w:val="16"/>
                <w:szCs w:val="16"/>
                <w:lang w:eastAsia="en-US"/>
              </w:rPr>
              <w:t>: OTRAS GASTROENTERITIS Y COLITIS NO ESPECIFICADAS DE ORIGEN INFECCIOSO</w:t>
            </w:r>
          </w:p>
        </w:tc>
        <w:tc>
          <w:tcPr>
            <w:tcW w:w="0" w:type="auto"/>
            <w:noWrap/>
            <w:hideMark/>
          </w:tcPr>
          <w:p w14:paraId="2CDADE71" w14:textId="77777777" w:rsidR="001F13E3" w:rsidRPr="000818E6" w:rsidRDefault="001F13E3" w:rsidP="001F13E3">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874</w:t>
            </w:r>
          </w:p>
        </w:tc>
      </w:tr>
      <w:tr w:rsidR="002C77E3" w:rsidRPr="00B25F31" w14:paraId="21725F80" w14:textId="77777777" w:rsidTr="000818E6">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CC06DA" w14:textId="1B6FDD6B" w:rsidR="002C77E3" w:rsidRPr="000818E6" w:rsidRDefault="002C77E3" w:rsidP="002C77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462FD56D" w14:textId="0304BBE8" w:rsidR="002C77E3" w:rsidRPr="00B52179" w:rsidRDefault="002C77E3" w:rsidP="002C77E3">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341B96BB" w14:textId="77777777" w:rsidR="002C77E3" w:rsidRPr="000818E6" w:rsidRDefault="002C77E3" w:rsidP="002C77E3">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844</w:t>
            </w:r>
          </w:p>
        </w:tc>
      </w:tr>
      <w:tr w:rsidR="002C77E3" w:rsidRPr="00B25F31" w14:paraId="54DE3028" w14:textId="77777777" w:rsidTr="000818E6">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8DED2" w14:textId="38C25A2D" w:rsidR="002C77E3" w:rsidRPr="000818E6" w:rsidRDefault="002C77E3" w:rsidP="002C77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Portoviejo</w:t>
            </w:r>
          </w:p>
        </w:tc>
        <w:tc>
          <w:tcPr>
            <w:tcW w:w="0" w:type="auto"/>
            <w:noWrap/>
            <w:hideMark/>
          </w:tcPr>
          <w:p w14:paraId="34B8F522" w14:textId="625AA93B" w:rsidR="002C77E3" w:rsidRPr="00B52179" w:rsidRDefault="002C77E3" w:rsidP="002C77E3">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K802</w:t>
            </w:r>
            <w:r w:rsidR="00537979" w:rsidRPr="00B52179">
              <w:rPr>
                <w:rFonts w:ascii="Arial Nova Cond Light" w:hAnsi="Arial Nova Cond Light" w:cs="Calibri"/>
                <w:color w:val="000000"/>
                <w:sz w:val="16"/>
                <w:szCs w:val="16"/>
                <w:lang w:eastAsia="en-US"/>
              </w:rPr>
              <w:t>: CALCULO DE LA VESICULA BILIAR SIN COLECISTITIS</w:t>
            </w:r>
          </w:p>
        </w:tc>
        <w:tc>
          <w:tcPr>
            <w:tcW w:w="0" w:type="auto"/>
            <w:noWrap/>
            <w:hideMark/>
          </w:tcPr>
          <w:p w14:paraId="36A0E0D6" w14:textId="77777777" w:rsidR="002C77E3" w:rsidRPr="000818E6" w:rsidRDefault="002C77E3" w:rsidP="002C77E3">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714</w:t>
            </w:r>
          </w:p>
        </w:tc>
      </w:tr>
      <w:tr w:rsidR="002C77E3" w:rsidRPr="00B25F31" w14:paraId="4F021C14" w14:textId="77777777" w:rsidTr="000818E6">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AAA81E1" w14:textId="53F55258" w:rsidR="002C77E3" w:rsidRPr="000818E6" w:rsidRDefault="002C77E3" w:rsidP="002C77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3A457360" w14:textId="00A84CBB" w:rsidR="002C77E3" w:rsidRPr="00B52179" w:rsidRDefault="002C77E3" w:rsidP="002C77E3">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w:t>
            </w:r>
            <w:r w:rsidR="00537979" w:rsidRPr="00B52179">
              <w:rPr>
                <w:rFonts w:ascii="Arial Nova Cond Light" w:hAnsi="Arial Nova Cond Light" w:cs="Calibri"/>
                <w:color w:val="000000"/>
                <w:sz w:val="16"/>
                <w:szCs w:val="16"/>
                <w:lang w:eastAsia="en-US"/>
              </w:rPr>
              <w:t>: PARTO UNICO ESPONTANEO, PRESENTACION CEFALICA DE VERTICE</w:t>
            </w:r>
          </w:p>
        </w:tc>
        <w:tc>
          <w:tcPr>
            <w:tcW w:w="0" w:type="auto"/>
            <w:noWrap/>
            <w:hideMark/>
          </w:tcPr>
          <w:p w14:paraId="1567ED2A" w14:textId="77777777" w:rsidR="002C77E3" w:rsidRPr="000818E6" w:rsidRDefault="002C77E3" w:rsidP="002C77E3">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674</w:t>
            </w:r>
          </w:p>
        </w:tc>
      </w:tr>
      <w:tr w:rsidR="002C77E3" w:rsidRPr="00B25F31" w14:paraId="50AD26A0" w14:textId="77777777" w:rsidTr="000818E6">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736F924" w14:textId="0BCA7396" w:rsidR="002C77E3" w:rsidRPr="000818E6" w:rsidRDefault="002C77E3" w:rsidP="002C77E3">
            <w:pPr>
              <w:rPr>
                <w:rFonts w:ascii="Arial Nova Cond Light" w:hAnsi="Arial Nova Cond Light" w:cs="Calibri"/>
                <w:color w:val="000000"/>
                <w:sz w:val="16"/>
                <w:szCs w:val="16"/>
                <w:lang w:val="en-US" w:eastAsia="en-US"/>
              </w:rPr>
            </w:pPr>
            <w:r w:rsidRPr="000E2ECD">
              <w:rPr>
                <w:rFonts w:ascii="Arial Nova Cond Light" w:hAnsi="Arial Nova Cond Light" w:cs="Calibri"/>
                <w:i w:val="0"/>
                <w:iCs w:val="0"/>
                <w:color w:val="000000"/>
                <w:sz w:val="16"/>
                <w:szCs w:val="16"/>
                <w:lang w:val="es-419" w:eastAsia="en-US"/>
              </w:rPr>
              <w:t>Manta</w:t>
            </w:r>
          </w:p>
        </w:tc>
        <w:tc>
          <w:tcPr>
            <w:tcW w:w="0" w:type="auto"/>
            <w:noWrap/>
            <w:hideMark/>
          </w:tcPr>
          <w:p w14:paraId="2300BE09" w14:textId="73737366" w:rsidR="002C77E3" w:rsidRPr="00B52179" w:rsidRDefault="002C77E3" w:rsidP="002C77E3">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O342</w:t>
            </w:r>
            <w:r w:rsidR="003B67B3" w:rsidRPr="00B52179">
              <w:rPr>
                <w:rFonts w:ascii="Arial Nova Cond Light" w:hAnsi="Arial Nova Cond Light" w:cs="Calibri"/>
                <w:color w:val="000000"/>
                <w:sz w:val="16"/>
                <w:szCs w:val="16"/>
                <w:lang w:eastAsia="en-US"/>
              </w:rPr>
              <w:t>: ATENCION MATERNA POR CICATRIZ UTERINA DEBIDA A CIRUGIA PREVIA</w:t>
            </w:r>
          </w:p>
        </w:tc>
        <w:tc>
          <w:tcPr>
            <w:tcW w:w="0" w:type="auto"/>
            <w:noWrap/>
            <w:hideMark/>
          </w:tcPr>
          <w:p w14:paraId="6E871E95" w14:textId="77777777" w:rsidR="002C77E3" w:rsidRPr="000818E6" w:rsidRDefault="002C77E3" w:rsidP="002C77E3">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818E6">
              <w:rPr>
                <w:rFonts w:ascii="Arial Nova Cond Light" w:hAnsi="Arial Nova Cond Light" w:cs="Calibri"/>
                <w:color w:val="000000"/>
                <w:sz w:val="16"/>
                <w:szCs w:val="16"/>
                <w:lang w:val="en-US" w:eastAsia="en-US"/>
              </w:rPr>
              <w:t>576</w:t>
            </w:r>
          </w:p>
        </w:tc>
      </w:tr>
    </w:tbl>
    <w:p w14:paraId="5938EB21" w14:textId="77777777" w:rsidR="007859C7" w:rsidRDefault="007859C7" w:rsidP="00864402">
      <w:pPr>
        <w:jc w:val="both"/>
        <w:rPr>
          <w:rFonts w:ascii="Arial Nova Cond Light" w:hAnsi="Arial Nova Cond Light"/>
          <w:sz w:val="22"/>
          <w:szCs w:val="18"/>
        </w:rPr>
      </w:pPr>
    </w:p>
    <w:p w14:paraId="2A1B0E14" w14:textId="3326E5C4" w:rsidR="00FE45A8" w:rsidRDefault="00FE45A8" w:rsidP="00864402">
      <w:pPr>
        <w:jc w:val="both"/>
        <w:rPr>
          <w:rFonts w:ascii="Arial Nova Cond Light" w:hAnsi="Arial Nova Cond Light"/>
          <w:sz w:val="22"/>
          <w:szCs w:val="18"/>
        </w:rPr>
      </w:pPr>
      <w:r>
        <w:rPr>
          <w:rFonts w:ascii="Arial Nova Cond Light" w:hAnsi="Arial Nova Cond Light"/>
          <w:sz w:val="22"/>
          <w:szCs w:val="18"/>
        </w:rPr>
        <w:t>En 2017:</w:t>
      </w:r>
    </w:p>
    <w:p w14:paraId="7850C6DB" w14:textId="77777777" w:rsidR="00FE45A8" w:rsidRDefault="00FE45A8"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784"/>
        <w:gridCol w:w="4886"/>
        <w:gridCol w:w="503"/>
      </w:tblGrid>
      <w:tr w:rsidR="00B25F31" w:rsidRPr="00FE45A8" w14:paraId="7D64C4ED" w14:textId="77777777" w:rsidTr="007F3100">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46742062" w14:textId="713FE3DC" w:rsidR="00FE45A8" w:rsidRPr="00FE45A8" w:rsidRDefault="00FE45A8" w:rsidP="00FE45A8">
            <w:pPr>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700B2325" w14:textId="4026F271" w:rsidR="00FE45A8" w:rsidRPr="00FE45A8" w:rsidRDefault="00FE45A8" w:rsidP="00FE45A8">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76503095" w14:textId="0D4ACDE0" w:rsidR="00FE45A8" w:rsidRPr="00FE45A8" w:rsidRDefault="00FE45A8" w:rsidP="00FE45A8">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Total</w:t>
            </w:r>
          </w:p>
        </w:tc>
      </w:tr>
      <w:tr w:rsidR="00FE45A8" w:rsidRPr="00FE45A8" w14:paraId="5E504023" w14:textId="77777777" w:rsidTr="007F3100">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3C198" w14:textId="77777777" w:rsidR="00FE45A8" w:rsidRPr="00FE45A8" w:rsidRDefault="00FE45A8" w:rsidP="00FE45A8">
            <w:pPr>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Portoviejo</w:t>
            </w:r>
          </w:p>
        </w:tc>
        <w:tc>
          <w:tcPr>
            <w:tcW w:w="0" w:type="auto"/>
            <w:noWrap/>
            <w:hideMark/>
          </w:tcPr>
          <w:p w14:paraId="4586A3AF" w14:textId="31909D4F" w:rsidR="00FE45A8" w:rsidRPr="00B52179" w:rsidRDefault="003F0632" w:rsidP="00FE45A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594244A4" w14:textId="77777777" w:rsidR="00FE45A8" w:rsidRPr="00FE45A8" w:rsidRDefault="00FE45A8" w:rsidP="00FE45A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1970</w:t>
            </w:r>
          </w:p>
        </w:tc>
      </w:tr>
      <w:tr w:rsidR="00FE45A8" w:rsidRPr="00FE45A8" w14:paraId="65AA9157" w14:textId="77777777" w:rsidTr="007F3100">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7B96285"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2E05600F" w14:textId="4F614CEB" w:rsidR="00FE45A8" w:rsidRPr="00B52179" w:rsidRDefault="003F0632" w:rsidP="00FE45A8">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1F42EDD4" w14:textId="77777777" w:rsidR="00FE45A8" w:rsidRPr="00FE45A8" w:rsidRDefault="00FE45A8" w:rsidP="00FE45A8">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1530</w:t>
            </w:r>
          </w:p>
        </w:tc>
      </w:tr>
      <w:tr w:rsidR="00FE45A8" w:rsidRPr="00FE45A8" w14:paraId="729D19D3" w14:textId="77777777" w:rsidTr="007F3100">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96A0B4"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lastRenderedPageBreak/>
              <w:t>Manta</w:t>
            </w:r>
          </w:p>
        </w:tc>
        <w:tc>
          <w:tcPr>
            <w:tcW w:w="0" w:type="auto"/>
            <w:noWrap/>
            <w:hideMark/>
          </w:tcPr>
          <w:p w14:paraId="3C9FFB06" w14:textId="6F7CAB7E" w:rsidR="00FE45A8" w:rsidRPr="00B52179" w:rsidRDefault="003F0632" w:rsidP="00FE45A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606DE2A7" w14:textId="77777777" w:rsidR="00FE45A8" w:rsidRPr="00FE45A8" w:rsidRDefault="00FE45A8" w:rsidP="00FE45A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1277</w:t>
            </w:r>
          </w:p>
        </w:tc>
      </w:tr>
      <w:tr w:rsidR="00FE45A8" w:rsidRPr="00FE45A8" w14:paraId="6F26C911" w14:textId="77777777" w:rsidTr="007F3100">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F4A8D8"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37FE1D3E" w14:textId="2BAA1F72" w:rsidR="00FE45A8" w:rsidRPr="00B52179" w:rsidRDefault="003F0632" w:rsidP="00FE45A8">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2AB4A4E6" w14:textId="77777777" w:rsidR="00FE45A8" w:rsidRPr="00FE45A8" w:rsidRDefault="00FE45A8" w:rsidP="00FE45A8">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1161</w:t>
            </w:r>
          </w:p>
        </w:tc>
      </w:tr>
      <w:tr w:rsidR="00FE45A8" w:rsidRPr="00FE45A8" w14:paraId="130337AD" w14:textId="77777777" w:rsidTr="007F3100">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FC9640"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1E1CDF82" w14:textId="59CC5B86" w:rsidR="00FE45A8" w:rsidRPr="00B52179" w:rsidRDefault="002C30B5" w:rsidP="00FE45A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25F31">
              <w:rPr>
                <w:rFonts w:ascii="Arial Nova Cond Light" w:hAnsi="Arial Nova Cond Light" w:cs="Calibri"/>
                <w:color w:val="000000"/>
                <w:sz w:val="16"/>
                <w:szCs w:val="16"/>
                <w:lang w:val="es-419" w:eastAsia="en-US"/>
              </w:rPr>
              <w:t>O820 PARTO POR CESAREA ELECTIVA</w:t>
            </w:r>
          </w:p>
        </w:tc>
        <w:tc>
          <w:tcPr>
            <w:tcW w:w="0" w:type="auto"/>
            <w:noWrap/>
            <w:hideMark/>
          </w:tcPr>
          <w:p w14:paraId="54B731ED" w14:textId="77777777" w:rsidR="00FE45A8" w:rsidRPr="00FE45A8" w:rsidRDefault="00FE45A8" w:rsidP="00FE45A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1096</w:t>
            </w:r>
          </w:p>
        </w:tc>
      </w:tr>
      <w:tr w:rsidR="00FE45A8" w:rsidRPr="00FE45A8" w14:paraId="2902D13D" w14:textId="77777777" w:rsidTr="007F3100">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7BB4DF"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0DD6C4BA" w14:textId="31B71F7A" w:rsidR="00FE45A8" w:rsidRPr="00B52179" w:rsidRDefault="007F3100" w:rsidP="00FE45A8">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O342: ATENCION MATERNA POR CICATRIZ UTERINA DEBIDA A CIRUGIA PREVIA</w:t>
            </w:r>
          </w:p>
        </w:tc>
        <w:tc>
          <w:tcPr>
            <w:tcW w:w="0" w:type="auto"/>
            <w:noWrap/>
            <w:hideMark/>
          </w:tcPr>
          <w:p w14:paraId="0345D4D6" w14:textId="77777777" w:rsidR="00FE45A8" w:rsidRPr="00FE45A8" w:rsidRDefault="00FE45A8" w:rsidP="00FE45A8">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865</w:t>
            </w:r>
          </w:p>
        </w:tc>
      </w:tr>
      <w:tr w:rsidR="00FE45A8" w:rsidRPr="00FE45A8" w14:paraId="413DFE34" w14:textId="77777777" w:rsidTr="007F3100">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21CD2D"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67C93B25" w14:textId="64EF06EF" w:rsidR="00FE45A8" w:rsidRPr="00B52179" w:rsidRDefault="003F0632" w:rsidP="00FE45A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2DEEE7C3" w14:textId="77777777" w:rsidR="00FE45A8" w:rsidRPr="00FE45A8" w:rsidRDefault="00FE45A8" w:rsidP="00FE45A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849</w:t>
            </w:r>
          </w:p>
        </w:tc>
      </w:tr>
      <w:tr w:rsidR="00FE45A8" w:rsidRPr="00FE45A8" w14:paraId="60276655" w14:textId="77777777" w:rsidTr="007F3100">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4DECFB"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028915BB" w14:textId="0855E5D5" w:rsidR="00FE45A8" w:rsidRPr="00FE45A8" w:rsidRDefault="007F3100" w:rsidP="00FE45A8">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n-US" w:eastAsia="en-US"/>
              </w:rPr>
              <w:t>J180: BRONCONEUMONIA, NO ESPECIFICADA</w:t>
            </w:r>
          </w:p>
        </w:tc>
        <w:tc>
          <w:tcPr>
            <w:tcW w:w="0" w:type="auto"/>
            <w:noWrap/>
            <w:hideMark/>
          </w:tcPr>
          <w:p w14:paraId="6013516B" w14:textId="77777777" w:rsidR="00FE45A8" w:rsidRPr="00FE45A8" w:rsidRDefault="00FE45A8" w:rsidP="00FE45A8">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755</w:t>
            </w:r>
          </w:p>
        </w:tc>
      </w:tr>
      <w:tr w:rsidR="00FE45A8" w:rsidRPr="00FE45A8" w14:paraId="3BF45139" w14:textId="77777777" w:rsidTr="007F3100">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8DB5BA" w14:textId="77777777" w:rsidR="00FE45A8" w:rsidRPr="00FE45A8" w:rsidRDefault="00FE45A8" w:rsidP="00FE45A8">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71817B28" w14:textId="427E165E" w:rsidR="00FE45A8" w:rsidRPr="00B52179" w:rsidRDefault="002C30B5" w:rsidP="00FE45A8">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K802: CALCULO DE LA VESICULA BILIAR SIN COLECISTITIS</w:t>
            </w:r>
          </w:p>
        </w:tc>
        <w:tc>
          <w:tcPr>
            <w:tcW w:w="0" w:type="auto"/>
            <w:noWrap/>
            <w:hideMark/>
          </w:tcPr>
          <w:p w14:paraId="0F5E9E87" w14:textId="77777777" w:rsidR="00FE45A8" w:rsidRPr="00FE45A8" w:rsidRDefault="00FE45A8" w:rsidP="00FE45A8">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746</w:t>
            </w:r>
          </w:p>
        </w:tc>
      </w:tr>
    </w:tbl>
    <w:p w14:paraId="1B1DF136" w14:textId="77777777" w:rsidR="00FE45A8" w:rsidRDefault="00FE45A8" w:rsidP="00864402">
      <w:pPr>
        <w:jc w:val="both"/>
        <w:rPr>
          <w:rFonts w:ascii="Arial Nova Cond Light" w:hAnsi="Arial Nova Cond Light"/>
          <w:sz w:val="22"/>
          <w:szCs w:val="18"/>
        </w:rPr>
      </w:pPr>
    </w:p>
    <w:p w14:paraId="1D48CD24" w14:textId="2CF5D6FF" w:rsidR="002E3F6E" w:rsidRDefault="002E3F6E" w:rsidP="00864402">
      <w:pPr>
        <w:jc w:val="both"/>
        <w:rPr>
          <w:rFonts w:ascii="Arial Nova Cond Light" w:hAnsi="Arial Nova Cond Light"/>
          <w:sz w:val="22"/>
          <w:szCs w:val="18"/>
        </w:rPr>
      </w:pPr>
      <w:r>
        <w:rPr>
          <w:rFonts w:ascii="Arial Nova Cond Light" w:hAnsi="Arial Nova Cond Light"/>
          <w:sz w:val="22"/>
          <w:szCs w:val="18"/>
        </w:rPr>
        <w:t>En 2018:</w:t>
      </w:r>
    </w:p>
    <w:p w14:paraId="06095BC4" w14:textId="77777777" w:rsidR="002E3F6E" w:rsidRDefault="002E3F6E"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784"/>
        <w:gridCol w:w="4641"/>
        <w:gridCol w:w="503"/>
      </w:tblGrid>
      <w:tr w:rsidR="00B25F31" w:rsidRPr="009A4811" w14:paraId="4B7DEAFE" w14:textId="77777777" w:rsidTr="00D96104">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028B1AD3" w14:textId="45CAB767" w:rsidR="00D96104" w:rsidRPr="009A4811" w:rsidRDefault="00D96104" w:rsidP="00D96104">
            <w:pPr>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2D90C81A" w14:textId="2783121D" w:rsidR="00D96104" w:rsidRPr="009A4811" w:rsidRDefault="00D96104" w:rsidP="00D96104">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265950CF" w14:textId="32BDA5CB" w:rsidR="00D96104" w:rsidRPr="009A4811" w:rsidRDefault="00D96104" w:rsidP="00D96104">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Total</w:t>
            </w:r>
          </w:p>
        </w:tc>
      </w:tr>
      <w:tr w:rsidR="00B25F31" w:rsidRPr="009A4811" w14:paraId="5DA40DEF" w14:textId="77777777" w:rsidTr="00D961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ACEB4A" w14:textId="5530C7E2" w:rsidR="009A4811" w:rsidRPr="009A4811" w:rsidRDefault="00AB487A" w:rsidP="009A4811">
            <w:pPr>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Manta</w:t>
            </w:r>
          </w:p>
        </w:tc>
        <w:tc>
          <w:tcPr>
            <w:tcW w:w="0" w:type="auto"/>
            <w:noWrap/>
            <w:hideMark/>
          </w:tcPr>
          <w:p w14:paraId="5CCB47A1" w14:textId="5E9F1D1B" w:rsidR="009A4811" w:rsidRPr="00B52179" w:rsidRDefault="00D96104" w:rsidP="009A4811">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7D87CBD8" w14:textId="77777777" w:rsidR="009A4811" w:rsidRPr="009A4811" w:rsidRDefault="009A4811" w:rsidP="009A4811">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1781</w:t>
            </w:r>
          </w:p>
        </w:tc>
      </w:tr>
      <w:tr w:rsidR="00AB487A" w:rsidRPr="009A4811" w14:paraId="5A1C60D5" w14:textId="77777777" w:rsidTr="00D96104">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B77C63" w14:textId="0D1ABE68"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0F2BD7C1" w14:textId="6A3FC7C3" w:rsidR="00AB487A" w:rsidRPr="00B52179" w:rsidRDefault="00AB487A" w:rsidP="00AB487A">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2000CF46" w14:textId="77777777" w:rsidR="00AB487A" w:rsidRPr="009A4811" w:rsidRDefault="00AB487A" w:rsidP="00AB487A">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1765</w:t>
            </w:r>
          </w:p>
        </w:tc>
      </w:tr>
      <w:tr w:rsidR="00B25F31" w:rsidRPr="009A4811" w14:paraId="3EF1B90D" w14:textId="77777777" w:rsidTr="00D961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BBB242" w14:textId="742489DE"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74B25083" w14:textId="5C43DDF2" w:rsidR="00AB487A" w:rsidRPr="00B52179" w:rsidRDefault="00AB487A" w:rsidP="00AB487A">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77C796D1" w14:textId="77777777" w:rsidR="00AB487A" w:rsidRPr="009A4811" w:rsidRDefault="00AB487A" w:rsidP="00AB487A">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1764</w:t>
            </w:r>
          </w:p>
        </w:tc>
      </w:tr>
      <w:tr w:rsidR="00AB487A" w:rsidRPr="009A4811" w14:paraId="04E5B332" w14:textId="77777777" w:rsidTr="00D96104">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A54FB91" w14:textId="3695E839"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0943CD56" w14:textId="28482BC9" w:rsidR="00AB487A" w:rsidRPr="00B52179" w:rsidRDefault="00AB487A" w:rsidP="00AB487A">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25F31">
              <w:rPr>
                <w:rFonts w:ascii="Arial Nova Cond Light" w:hAnsi="Arial Nova Cond Light" w:cs="Calibri"/>
                <w:color w:val="000000"/>
                <w:sz w:val="16"/>
                <w:szCs w:val="16"/>
                <w:lang w:val="es-419" w:eastAsia="en-US"/>
              </w:rPr>
              <w:t>O820 PARTO POR CESAREA ELECTIVA</w:t>
            </w:r>
          </w:p>
        </w:tc>
        <w:tc>
          <w:tcPr>
            <w:tcW w:w="0" w:type="auto"/>
            <w:noWrap/>
            <w:hideMark/>
          </w:tcPr>
          <w:p w14:paraId="0928FFB0" w14:textId="77777777" w:rsidR="00AB487A" w:rsidRPr="009A4811" w:rsidRDefault="00AB487A" w:rsidP="00AB487A">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1277</w:t>
            </w:r>
          </w:p>
        </w:tc>
      </w:tr>
      <w:tr w:rsidR="00B25F31" w:rsidRPr="009A4811" w14:paraId="6184742F" w14:textId="77777777" w:rsidTr="00D961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1837BD" w14:textId="3E896ABB"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6B1F3ECD" w14:textId="172FF793" w:rsidR="00AB487A" w:rsidRPr="00B52179" w:rsidRDefault="00AB487A" w:rsidP="00AB487A">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28B9231A" w14:textId="77777777" w:rsidR="00AB487A" w:rsidRPr="009A4811" w:rsidRDefault="00AB487A" w:rsidP="00AB487A">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997</w:t>
            </w:r>
          </w:p>
        </w:tc>
      </w:tr>
      <w:tr w:rsidR="00AB487A" w:rsidRPr="009A4811" w14:paraId="1518B0F7" w14:textId="77777777" w:rsidTr="00D96104">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6A23D0" w14:textId="3B504FB4"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4FECBC40" w14:textId="04FECF54" w:rsidR="00AB487A" w:rsidRPr="00B52179" w:rsidRDefault="00AB487A" w:rsidP="00AB487A">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47FECD59" w14:textId="77777777" w:rsidR="00AB487A" w:rsidRPr="009A4811" w:rsidRDefault="00AB487A" w:rsidP="00AB487A">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856</w:t>
            </w:r>
          </w:p>
        </w:tc>
      </w:tr>
      <w:tr w:rsidR="00B25F31" w:rsidRPr="009A4811" w14:paraId="52617DF1" w14:textId="77777777" w:rsidTr="00D961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F49C134" w14:textId="2DC4E82E" w:rsidR="00AB487A" w:rsidRPr="009A4811" w:rsidRDefault="00AB487A" w:rsidP="00AB48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7B85E10C" w14:textId="238238BD" w:rsidR="00AB487A" w:rsidRPr="009A4811" w:rsidRDefault="00AB487A" w:rsidP="00AB487A">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n-US" w:eastAsia="en-US"/>
              </w:rPr>
              <w:t>J180: BRONCONEUMONIA, NO ESPECIFICADA</w:t>
            </w:r>
          </w:p>
        </w:tc>
        <w:tc>
          <w:tcPr>
            <w:tcW w:w="0" w:type="auto"/>
            <w:noWrap/>
            <w:hideMark/>
          </w:tcPr>
          <w:p w14:paraId="5A177E9F" w14:textId="77777777" w:rsidR="00AB487A" w:rsidRPr="009A4811" w:rsidRDefault="00AB487A" w:rsidP="00AB487A">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788</w:t>
            </w:r>
          </w:p>
        </w:tc>
      </w:tr>
      <w:tr w:rsidR="00D96104" w:rsidRPr="009A4811" w14:paraId="5A5AC9D9" w14:textId="77777777" w:rsidTr="00D96104">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295AC6" w14:textId="39920350" w:rsidR="00D96104" w:rsidRPr="009A4811" w:rsidRDefault="00565E4F" w:rsidP="00D96104">
            <w:pPr>
              <w:rPr>
                <w:rFonts w:ascii="Arial Nova Cond Light" w:hAnsi="Arial Nova Cond Light" w:cs="Calibri"/>
                <w:i w:val="0"/>
                <w:iCs w:val="0"/>
                <w:color w:val="000000"/>
                <w:sz w:val="16"/>
                <w:szCs w:val="16"/>
                <w:lang w:val="en-US" w:eastAsia="en-US"/>
              </w:rPr>
            </w:pPr>
            <w:proofErr w:type="spellStart"/>
            <w:r w:rsidRPr="00B25F31">
              <w:rPr>
                <w:rFonts w:ascii="Arial Nova Cond Light" w:hAnsi="Arial Nova Cond Light" w:cs="Calibri"/>
                <w:i w:val="0"/>
                <w:iCs w:val="0"/>
                <w:color w:val="000000"/>
                <w:sz w:val="16"/>
                <w:szCs w:val="16"/>
                <w:lang w:val="en-US" w:eastAsia="en-US"/>
              </w:rPr>
              <w:t>Jipijapa</w:t>
            </w:r>
            <w:proofErr w:type="spellEnd"/>
          </w:p>
        </w:tc>
        <w:tc>
          <w:tcPr>
            <w:tcW w:w="0" w:type="auto"/>
            <w:noWrap/>
            <w:hideMark/>
          </w:tcPr>
          <w:p w14:paraId="2A8C17B3" w14:textId="053E5FB8" w:rsidR="00D96104" w:rsidRPr="00B52179" w:rsidRDefault="00D96104" w:rsidP="00D96104">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5B760997" w14:textId="77777777" w:rsidR="00D96104" w:rsidRPr="009A4811" w:rsidRDefault="00D96104" w:rsidP="00D96104">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771</w:t>
            </w:r>
          </w:p>
        </w:tc>
      </w:tr>
      <w:tr w:rsidR="00B25F31" w:rsidRPr="009A4811" w14:paraId="2A93939F" w14:textId="77777777" w:rsidTr="00D961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7FE5FD9" w14:textId="057CDB91" w:rsidR="00D96104" w:rsidRPr="009A4811" w:rsidRDefault="00565E4F" w:rsidP="00D96104">
            <w:pPr>
              <w:rPr>
                <w:rFonts w:ascii="Arial Nova Cond Light" w:hAnsi="Arial Nova Cond Light" w:cs="Calibri"/>
                <w:i w:val="0"/>
                <w:iCs w:val="0"/>
                <w:color w:val="000000"/>
                <w:sz w:val="16"/>
                <w:szCs w:val="16"/>
                <w:lang w:val="en-US" w:eastAsia="en-US"/>
              </w:rPr>
            </w:pPr>
            <w:r w:rsidRPr="00B25F31">
              <w:rPr>
                <w:rFonts w:ascii="Arial Nova Cond Light" w:hAnsi="Arial Nova Cond Light" w:cs="Calibri"/>
                <w:i w:val="0"/>
                <w:iCs w:val="0"/>
                <w:color w:val="000000"/>
                <w:sz w:val="16"/>
                <w:szCs w:val="16"/>
                <w:lang w:val="en-US" w:eastAsia="en-US"/>
              </w:rPr>
              <w:t>Sucre</w:t>
            </w:r>
          </w:p>
        </w:tc>
        <w:tc>
          <w:tcPr>
            <w:tcW w:w="0" w:type="auto"/>
            <w:noWrap/>
            <w:hideMark/>
          </w:tcPr>
          <w:p w14:paraId="24AFF5C1" w14:textId="7C8DD3BA" w:rsidR="00D96104" w:rsidRPr="00B52179" w:rsidRDefault="00D96104" w:rsidP="00D96104">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0D73B280" w14:textId="77777777" w:rsidR="00D96104" w:rsidRPr="009A4811" w:rsidRDefault="00D96104" w:rsidP="00D96104">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9A4811">
              <w:rPr>
                <w:rFonts w:ascii="Arial Nova Cond Light" w:hAnsi="Arial Nova Cond Light" w:cs="Calibri"/>
                <w:color w:val="000000"/>
                <w:sz w:val="16"/>
                <w:szCs w:val="16"/>
                <w:lang w:val="en-US" w:eastAsia="en-US"/>
              </w:rPr>
              <w:t>749</w:t>
            </w:r>
          </w:p>
        </w:tc>
      </w:tr>
    </w:tbl>
    <w:p w14:paraId="1D3AF091" w14:textId="77777777" w:rsidR="00EB1C1E" w:rsidRDefault="00EB1C1E" w:rsidP="00864402">
      <w:pPr>
        <w:jc w:val="both"/>
        <w:rPr>
          <w:rFonts w:ascii="Arial Nova Cond Light" w:hAnsi="Arial Nova Cond Light"/>
          <w:sz w:val="22"/>
          <w:szCs w:val="18"/>
        </w:rPr>
      </w:pPr>
    </w:p>
    <w:p w14:paraId="4149F167" w14:textId="2A5F187B" w:rsidR="002E3F6E" w:rsidRDefault="00EB1C1E" w:rsidP="00864402">
      <w:pPr>
        <w:jc w:val="both"/>
        <w:rPr>
          <w:rFonts w:ascii="Arial Nova Cond Light" w:hAnsi="Arial Nova Cond Light"/>
          <w:sz w:val="22"/>
          <w:szCs w:val="18"/>
        </w:rPr>
      </w:pPr>
      <w:r>
        <w:rPr>
          <w:rFonts w:ascii="Arial Nova Cond Light" w:hAnsi="Arial Nova Cond Light"/>
          <w:sz w:val="22"/>
          <w:szCs w:val="18"/>
        </w:rPr>
        <w:t>En 2019:</w:t>
      </w:r>
    </w:p>
    <w:p w14:paraId="19EEC960" w14:textId="77777777" w:rsidR="00EB1C1E" w:rsidRDefault="00EB1C1E"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784"/>
        <w:gridCol w:w="4886"/>
        <w:gridCol w:w="503"/>
      </w:tblGrid>
      <w:tr w:rsidR="00B25F31" w:rsidRPr="0072427A" w14:paraId="490A7EF7" w14:textId="77777777" w:rsidTr="00244BC9">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1F497696" w14:textId="3912555E" w:rsidR="0072427A" w:rsidRPr="0072427A" w:rsidRDefault="0072427A" w:rsidP="0072427A">
            <w:pPr>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605708F8" w14:textId="379DFFF2" w:rsidR="0072427A" w:rsidRPr="0072427A" w:rsidRDefault="0072427A" w:rsidP="0072427A">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05FFFFF1" w14:textId="53B72ACA" w:rsidR="0072427A" w:rsidRPr="0072427A" w:rsidRDefault="0072427A" w:rsidP="0072427A">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Total</w:t>
            </w:r>
          </w:p>
        </w:tc>
      </w:tr>
      <w:tr w:rsidR="00B25F31" w:rsidRPr="0072427A" w14:paraId="6AA6AD6F" w14:textId="77777777" w:rsidTr="00244BC9">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2B5AF56" w14:textId="3C54F9AC" w:rsidR="0072427A" w:rsidRPr="0072427A" w:rsidRDefault="0072427A" w:rsidP="0072427A">
            <w:pPr>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Portoviejo</w:t>
            </w:r>
          </w:p>
        </w:tc>
        <w:tc>
          <w:tcPr>
            <w:tcW w:w="0" w:type="auto"/>
            <w:noWrap/>
            <w:hideMark/>
          </w:tcPr>
          <w:p w14:paraId="7F143567" w14:textId="76F29020" w:rsidR="0072427A" w:rsidRPr="00B52179" w:rsidRDefault="00244BC9" w:rsidP="0072427A">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4551B557" w14:textId="77777777" w:rsidR="0072427A" w:rsidRPr="0072427A" w:rsidRDefault="0072427A" w:rsidP="0072427A">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1874</w:t>
            </w:r>
          </w:p>
        </w:tc>
      </w:tr>
      <w:tr w:rsidR="0072427A" w:rsidRPr="0072427A" w14:paraId="512F620C" w14:textId="77777777" w:rsidTr="00244BC9">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586B92" w14:textId="1622FAAE" w:rsidR="0072427A" w:rsidRPr="0072427A" w:rsidRDefault="0072427A" w:rsidP="007242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36237743" w14:textId="582DE3FB" w:rsidR="0072427A" w:rsidRPr="00B52179" w:rsidRDefault="00244BC9" w:rsidP="0072427A">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25F31">
              <w:rPr>
                <w:rFonts w:ascii="Arial Nova Cond Light" w:hAnsi="Arial Nova Cond Light" w:cs="Calibri"/>
                <w:color w:val="000000"/>
                <w:sz w:val="16"/>
                <w:szCs w:val="16"/>
                <w:lang w:val="es-419" w:eastAsia="en-US"/>
              </w:rPr>
              <w:t>O820 PARTO POR CESAREA ELECTIVA</w:t>
            </w:r>
          </w:p>
        </w:tc>
        <w:tc>
          <w:tcPr>
            <w:tcW w:w="0" w:type="auto"/>
            <w:noWrap/>
            <w:hideMark/>
          </w:tcPr>
          <w:p w14:paraId="09A31A2A" w14:textId="77777777" w:rsidR="0072427A" w:rsidRPr="0072427A" w:rsidRDefault="0072427A" w:rsidP="0072427A">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1371</w:t>
            </w:r>
          </w:p>
        </w:tc>
      </w:tr>
      <w:tr w:rsidR="00B25F31" w:rsidRPr="0072427A" w14:paraId="00C617DD" w14:textId="77777777" w:rsidTr="00244BC9">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D14752" w14:textId="08609868" w:rsidR="00244BC9" w:rsidRPr="0072427A" w:rsidRDefault="00244BC9" w:rsidP="00244BC9">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74A9C9E9" w14:textId="75E37E3F" w:rsidR="00244BC9" w:rsidRPr="00B52179" w:rsidRDefault="00244BC9" w:rsidP="00244BC9">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30B3E788" w14:textId="77777777" w:rsidR="00244BC9" w:rsidRPr="0072427A" w:rsidRDefault="00244BC9" w:rsidP="00244BC9">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1139</w:t>
            </w:r>
          </w:p>
        </w:tc>
      </w:tr>
      <w:tr w:rsidR="00244BC9" w:rsidRPr="0072427A" w14:paraId="53F3267F" w14:textId="77777777" w:rsidTr="00244BC9">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E2964" w14:textId="282A2392" w:rsidR="00244BC9" w:rsidRPr="0072427A" w:rsidRDefault="00244BC9" w:rsidP="00244BC9">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4AD6AC55" w14:textId="4BBB4973" w:rsidR="00244BC9" w:rsidRPr="00B52179" w:rsidRDefault="00244BC9" w:rsidP="00244BC9">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289E175E" w14:textId="77777777" w:rsidR="00244BC9" w:rsidRPr="0072427A" w:rsidRDefault="00244BC9" w:rsidP="00244BC9">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1129</w:t>
            </w:r>
          </w:p>
        </w:tc>
      </w:tr>
      <w:tr w:rsidR="00B25F31" w:rsidRPr="0072427A" w14:paraId="07469DA0" w14:textId="77777777" w:rsidTr="00244BC9">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218BC91" w14:textId="55DA99B6" w:rsidR="00244BC9" w:rsidRPr="0072427A" w:rsidRDefault="00244BC9" w:rsidP="00244BC9">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7A06C5C3" w14:textId="1910BE77" w:rsidR="00244BC9" w:rsidRPr="00B52179" w:rsidRDefault="00244BC9" w:rsidP="00244BC9">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70DDC7CB" w14:textId="77777777" w:rsidR="00244BC9" w:rsidRPr="0072427A" w:rsidRDefault="00244BC9" w:rsidP="00244BC9">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951</w:t>
            </w:r>
          </w:p>
        </w:tc>
      </w:tr>
      <w:tr w:rsidR="00244BC9" w:rsidRPr="0072427A" w14:paraId="677B6591" w14:textId="77777777" w:rsidTr="00244BC9">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19C5BD" w14:textId="5FFE8C49" w:rsidR="00244BC9" w:rsidRPr="0072427A" w:rsidRDefault="00244BC9" w:rsidP="00244BC9">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66C3A97E" w14:textId="55F696A5" w:rsidR="00244BC9" w:rsidRPr="00B52179" w:rsidRDefault="00244BC9" w:rsidP="00244BC9">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O342: ATENCION MATERNA POR CICATRIZ UTERINA DEBIDA A CIRUGIA PREVIA</w:t>
            </w:r>
          </w:p>
        </w:tc>
        <w:tc>
          <w:tcPr>
            <w:tcW w:w="0" w:type="auto"/>
            <w:noWrap/>
            <w:hideMark/>
          </w:tcPr>
          <w:p w14:paraId="7B4A2BB3" w14:textId="77777777" w:rsidR="00244BC9" w:rsidRPr="0072427A" w:rsidRDefault="00244BC9" w:rsidP="00244BC9">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797</w:t>
            </w:r>
          </w:p>
        </w:tc>
      </w:tr>
      <w:tr w:rsidR="00B25F31" w:rsidRPr="0072427A" w14:paraId="5A5CC0E9" w14:textId="77777777" w:rsidTr="00244BC9">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F4491E" w14:textId="3EC71CFE" w:rsidR="00244BC9" w:rsidRPr="0072427A" w:rsidRDefault="00244BC9" w:rsidP="00244BC9">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4DA5A46B" w14:textId="772EDD9A" w:rsidR="00244BC9" w:rsidRPr="00B52179" w:rsidRDefault="00514CAE" w:rsidP="00244BC9">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O821: PARTO POR CESAREA DE EMERGENCIA</w:t>
            </w:r>
          </w:p>
        </w:tc>
        <w:tc>
          <w:tcPr>
            <w:tcW w:w="0" w:type="auto"/>
            <w:noWrap/>
            <w:hideMark/>
          </w:tcPr>
          <w:p w14:paraId="66A17044" w14:textId="77777777" w:rsidR="00244BC9" w:rsidRPr="0072427A" w:rsidRDefault="00244BC9" w:rsidP="00244BC9">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788</w:t>
            </w:r>
          </w:p>
        </w:tc>
      </w:tr>
      <w:tr w:rsidR="0072427A" w:rsidRPr="0072427A" w14:paraId="075E098C" w14:textId="77777777" w:rsidTr="00244BC9">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618D2D" w14:textId="45955028" w:rsidR="0072427A" w:rsidRPr="0072427A" w:rsidRDefault="00244BC9" w:rsidP="0072427A">
            <w:pPr>
              <w:rPr>
                <w:rFonts w:ascii="Arial Nova Cond Light" w:hAnsi="Arial Nova Cond Light" w:cs="Calibri"/>
                <w:i w:val="0"/>
                <w:iCs w:val="0"/>
                <w:color w:val="000000"/>
                <w:sz w:val="16"/>
                <w:szCs w:val="16"/>
                <w:lang w:val="en-US" w:eastAsia="en-US"/>
              </w:rPr>
            </w:pPr>
            <w:r w:rsidRPr="00B25F31">
              <w:rPr>
                <w:rFonts w:ascii="Arial Nova Cond Light" w:hAnsi="Arial Nova Cond Light" w:cs="Calibri"/>
                <w:i w:val="0"/>
                <w:iCs w:val="0"/>
                <w:color w:val="000000"/>
                <w:sz w:val="16"/>
                <w:szCs w:val="16"/>
                <w:lang w:val="en-US" w:eastAsia="en-US"/>
              </w:rPr>
              <w:t>Chone</w:t>
            </w:r>
          </w:p>
        </w:tc>
        <w:tc>
          <w:tcPr>
            <w:tcW w:w="0" w:type="auto"/>
            <w:noWrap/>
            <w:hideMark/>
          </w:tcPr>
          <w:p w14:paraId="4071CBB8" w14:textId="48E6326B" w:rsidR="0072427A" w:rsidRPr="00B52179" w:rsidRDefault="00244BC9" w:rsidP="0072427A">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68A1198C" w14:textId="77777777" w:rsidR="0072427A" w:rsidRPr="0072427A" w:rsidRDefault="0072427A" w:rsidP="0072427A">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679</w:t>
            </w:r>
          </w:p>
        </w:tc>
      </w:tr>
      <w:tr w:rsidR="00B25F31" w:rsidRPr="0072427A" w14:paraId="45ECAAA8" w14:textId="77777777" w:rsidTr="00244BC9">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A0F2BC" w14:textId="5EC50863" w:rsidR="0072427A" w:rsidRPr="0072427A" w:rsidRDefault="0072427A" w:rsidP="0072427A">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628CFCF2" w14:textId="7E19C785" w:rsidR="0072427A" w:rsidRPr="00B52179" w:rsidRDefault="00244BC9" w:rsidP="0072427A">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55D0CA45" w14:textId="77777777" w:rsidR="0072427A" w:rsidRPr="0072427A" w:rsidRDefault="0072427A" w:rsidP="0072427A">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72427A">
              <w:rPr>
                <w:rFonts w:ascii="Arial Nova Cond Light" w:hAnsi="Arial Nova Cond Light" w:cs="Calibri"/>
                <w:color w:val="000000"/>
                <w:sz w:val="16"/>
                <w:szCs w:val="16"/>
                <w:lang w:val="en-US" w:eastAsia="en-US"/>
              </w:rPr>
              <w:t>659</w:t>
            </w:r>
          </w:p>
        </w:tc>
      </w:tr>
    </w:tbl>
    <w:p w14:paraId="1AA27481" w14:textId="77777777" w:rsidR="00EB1C1E" w:rsidRDefault="00EB1C1E" w:rsidP="00864402">
      <w:pPr>
        <w:jc w:val="both"/>
        <w:rPr>
          <w:rFonts w:ascii="Arial Nova Cond Light" w:hAnsi="Arial Nova Cond Light"/>
          <w:sz w:val="22"/>
          <w:szCs w:val="18"/>
        </w:rPr>
      </w:pPr>
    </w:p>
    <w:p w14:paraId="609EDD9F" w14:textId="7BDEB737" w:rsidR="00514CAE" w:rsidRDefault="00514CAE" w:rsidP="00864402">
      <w:pPr>
        <w:jc w:val="both"/>
        <w:rPr>
          <w:rFonts w:ascii="Arial Nova Cond Light" w:hAnsi="Arial Nova Cond Light"/>
          <w:sz w:val="22"/>
          <w:szCs w:val="18"/>
        </w:rPr>
      </w:pPr>
      <w:r>
        <w:rPr>
          <w:rFonts w:ascii="Arial Nova Cond Light" w:hAnsi="Arial Nova Cond Light"/>
          <w:sz w:val="22"/>
          <w:szCs w:val="18"/>
        </w:rPr>
        <w:t>En 2020:</w:t>
      </w:r>
    </w:p>
    <w:p w14:paraId="526AE110" w14:textId="77777777" w:rsidR="00514CAE" w:rsidRDefault="00514CAE" w:rsidP="00864402">
      <w:pPr>
        <w:jc w:val="both"/>
        <w:rPr>
          <w:rFonts w:ascii="Arial Nova Cond Light" w:hAnsi="Arial Nova Cond Light"/>
          <w:sz w:val="22"/>
          <w:szCs w:val="18"/>
        </w:rPr>
      </w:pPr>
    </w:p>
    <w:tbl>
      <w:tblPr>
        <w:tblStyle w:val="GridTable3-Accent5"/>
        <w:tblW w:w="0" w:type="auto"/>
        <w:jc w:val="center"/>
        <w:tblLook w:val="04A0" w:firstRow="1" w:lastRow="0" w:firstColumn="1" w:lastColumn="0" w:noHBand="0" w:noVBand="1"/>
      </w:tblPr>
      <w:tblGrid>
        <w:gridCol w:w="801"/>
        <w:gridCol w:w="4886"/>
        <w:gridCol w:w="503"/>
      </w:tblGrid>
      <w:tr w:rsidR="00A06E97" w:rsidRPr="00B25F31" w14:paraId="784F0BA3" w14:textId="77777777" w:rsidTr="00A06E97">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5553E539" w14:textId="4CC9D092" w:rsidR="000902BE" w:rsidRPr="000902BE" w:rsidRDefault="000902BE" w:rsidP="000902BE">
            <w:pPr>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Cantón</w:t>
            </w:r>
          </w:p>
        </w:tc>
        <w:tc>
          <w:tcPr>
            <w:tcW w:w="0" w:type="auto"/>
            <w:noWrap/>
            <w:hideMark/>
          </w:tcPr>
          <w:p w14:paraId="0E8D9866" w14:textId="197A73BF" w:rsidR="000902BE" w:rsidRPr="000902BE" w:rsidRDefault="000902BE" w:rsidP="000902BE">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C</w:t>
            </w:r>
            <w:r w:rsidRPr="000E2ECD">
              <w:rPr>
                <w:rFonts w:ascii="Arial Nova Cond Light" w:hAnsi="Arial Nova Cond Light" w:cs="Calibri"/>
                <w:color w:val="000000"/>
                <w:sz w:val="16"/>
                <w:szCs w:val="16"/>
                <w:lang w:val="es-419" w:eastAsia="en-US"/>
              </w:rPr>
              <w:t>au</w:t>
            </w:r>
            <w:r w:rsidRPr="00B25F31">
              <w:rPr>
                <w:rFonts w:ascii="Arial Nova Cond Light" w:hAnsi="Arial Nova Cond Light" w:cs="Calibri"/>
                <w:color w:val="000000"/>
                <w:sz w:val="16"/>
                <w:szCs w:val="16"/>
                <w:lang w:val="es-419" w:eastAsia="en-US"/>
              </w:rPr>
              <w:t>sa CIE</w:t>
            </w:r>
            <w:r w:rsidRPr="000E2ECD">
              <w:rPr>
                <w:rFonts w:ascii="Arial Nova Cond Light" w:hAnsi="Arial Nova Cond Light" w:cs="Calibri"/>
                <w:color w:val="000000"/>
                <w:sz w:val="16"/>
                <w:szCs w:val="16"/>
                <w:lang w:val="es-419" w:eastAsia="en-US"/>
              </w:rPr>
              <w:t>10</w:t>
            </w:r>
          </w:p>
        </w:tc>
        <w:tc>
          <w:tcPr>
            <w:tcW w:w="0" w:type="auto"/>
            <w:noWrap/>
            <w:hideMark/>
          </w:tcPr>
          <w:p w14:paraId="691C289D" w14:textId="5250AEF9" w:rsidR="000902BE" w:rsidRPr="000902BE" w:rsidRDefault="000902BE" w:rsidP="000902BE">
            <w:pP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B25F31">
              <w:rPr>
                <w:rFonts w:ascii="Arial Nova Cond Light" w:hAnsi="Arial Nova Cond Light" w:cs="Calibri"/>
                <w:color w:val="000000"/>
                <w:sz w:val="16"/>
                <w:szCs w:val="16"/>
                <w:lang w:val="es-419" w:eastAsia="en-US"/>
              </w:rPr>
              <w:t>Total</w:t>
            </w:r>
          </w:p>
        </w:tc>
      </w:tr>
      <w:tr w:rsidR="00A20688" w:rsidRPr="00B25F31" w14:paraId="0485BC92" w14:textId="77777777" w:rsidTr="00A06E9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7E6F0B" w14:textId="54339FCB" w:rsidR="000902BE" w:rsidRPr="000902BE" w:rsidRDefault="0071688B" w:rsidP="000902BE">
            <w:pPr>
              <w:rPr>
                <w:rFonts w:ascii="Arial Nova Cond Light" w:hAnsi="Arial Nova Cond Light" w:cs="Calibri"/>
                <w:color w:val="000000"/>
                <w:sz w:val="16"/>
                <w:szCs w:val="16"/>
                <w:lang w:val="en-US" w:eastAsia="en-US"/>
              </w:rPr>
            </w:pPr>
            <w:r w:rsidRPr="00FE45A8">
              <w:rPr>
                <w:rFonts w:ascii="Arial Nova Cond Light" w:hAnsi="Arial Nova Cond Light" w:cs="Calibri"/>
                <w:color w:val="000000"/>
                <w:sz w:val="16"/>
                <w:szCs w:val="16"/>
                <w:lang w:val="en-US" w:eastAsia="en-US"/>
              </w:rPr>
              <w:t>Manta</w:t>
            </w:r>
          </w:p>
        </w:tc>
        <w:tc>
          <w:tcPr>
            <w:tcW w:w="0" w:type="auto"/>
            <w:noWrap/>
            <w:hideMark/>
          </w:tcPr>
          <w:p w14:paraId="0C76B22B" w14:textId="7BB2C98F" w:rsidR="000902BE" w:rsidRPr="00B52179" w:rsidRDefault="00A20688" w:rsidP="000902BE">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409DE5CD" w14:textId="77777777" w:rsidR="000902BE" w:rsidRPr="000902BE" w:rsidRDefault="000902BE" w:rsidP="000902BE">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1552</w:t>
            </w:r>
          </w:p>
        </w:tc>
      </w:tr>
      <w:tr w:rsidR="00B25F31" w:rsidRPr="00B25F31" w14:paraId="60923BCD" w14:textId="77777777" w:rsidTr="00A06E97">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9FF160" w14:textId="1CDCDF24" w:rsidR="0071688B" w:rsidRPr="000902BE" w:rsidRDefault="0071688B" w:rsidP="0071688B">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27FBBC87" w14:textId="4E1B6C08" w:rsidR="0071688B" w:rsidRPr="00B52179" w:rsidRDefault="00A20688" w:rsidP="0071688B">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O809: PARTO UNICO ESPONTANEO, SIN OTRA ESPECIFICACION</w:t>
            </w:r>
          </w:p>
        </w:tc>
        <w:tc>
          <w:tcPr>
            <w:tcW w:w="0" w:type="auto"/>
            <w:noWrap/>
            <w:hideMark/>
          </w:tcPr>
          <w:p w14:paraId="7F7C59E9" w14:textId="77777777" w:rsidR="0071688B" w:rsidRPr="000902BE" w:rsidRDefault="0071688B" w:rsidP="0071688B">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1393</w:t>
            </w:r>
          </w:p>
        </w:tc>
      </w:tr>
      <w:tr w:rsidR="00A20688" w:rsidRPr="00B25F31" w14:paraId="2C69A023" w14:textId="77777777" w:rsidTr="00A06E9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0D008F" w14:textId="3AE2CD4D" w:rsidR="0071688B" w:rsidRPr="000902BE" w:rsidRDefault="0071688B" w:rsidP="0071688B">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3EDB6D07" w14:textId="2859E928" w:rsidR="0071688B" w:rsidRPr="00B52179" w:rsidRDefault="00A20688" w:rsidP="0071688B">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02F281C9" w14:textId="77777777" w:rsidR="0071688B" w:rsidRPr="000902BE" w:rsidRDefault="0071688B" w:rsidP="0071688B">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1106</w:t>
            </w:r>
          </w:p>
        </w:tc>
      </w:tr>
      <w:tr w:rsidR="00B25F31" w:rsidRPr="00B25F31" w14:paraId="6F40140A" w14:textId="77777777" w:rsidTr="00A06E97">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312752" w14:textId="332B7D77" w:rsidR="0071688B" w:rsidRPr="000902BE" w:rsidRDefault="0071688B" w:rsidP="0071688B">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57BE6601" w14:textId="1F0AF026" w:rsidR="0071688B" w:rsidRPr="00B52179" w:rsidRDefault="00A20688" w:rsidP="0071688B">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25F31">
              <w:rPr>
                <w:rFonts w:ascii="Arial Nova Cond Light" w:hAnsi="Arial Nova Cond Light" w:cs="Calibri"/>
                <w:color w:val="000000"/>
                <w:sz w:val="16"/>
                <w:szCs w:val="16"/>
                <w:lang w:val="es-419" w:eastAsia="en-US"/>
              </w:rPr>
              <w:t>O820 PARTO POR CESAREA ELECTIVA</w:t>
            </w:r>
          </w:p>
        </w:tc>
        <w:tc>
          <w:tcPr>
            <w:tcW w:w="0" w:type="auto"/>
            <w:noWrap/>
            <w:hideMark/>
          </w:tcPr>
          <w:p w14:paraId="3E5C1FE3" w14:textId="77777777" w:rsidR="0071688B" w:rsidRPr="000902BE" w:rsidRDefault="0071688B" w:rsidP="0071688B">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1061</w:t>
            </w:r>
          </w:p>
        </w:tc>
      </w:tr>
      <w:tr w:rsidR="00A20688" w:rsidRPr="00B25F31" w14:paraId="3AE762F5" w14:textId="77777777" w:rsidTr="00A06E9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4DB5E7" w14:textId="18DD9807" w:rsidR="000902BE" w:rsidRPr="000902BE" w:rsidRDefault="00A06E97" w:rsidP="000902BE">
            <w:pPr>
              <w:rPr>
                <w:rFonts w:ascii="Arial Nova Cond Light" w:hAnsi="Arial Nova Cond Light" w:cs="Calibri"/>
                <w:i w:val="0"/>
                <w:iCs w:val="0"/>
                <w:color w:val="000000"/>
                <w:sz w:val="16"/>
                <w:szCs w:val="16"/>
                <w:lang w:val="en-US" w:eastAsia="en-US"/>
              </w:rPr>
            </w:pPr>
            <w:r w:rsidRPr="00B25F31">
              <w:rPr>
                <w:rFonts w:ascii="Arial Nova Cond Light" w:hAnsi="Arial Nova Cond Light" w:cs="Calibri"/>
                <w:i w:val="0"/>
                <w:iCs w:val="0"/>
                <w:color w:val="000000"/>
                <w:sz w:val="16"/>
                <w:szCs w:val="16"/>
                <w:lang w:val="en-US" w:eastAsia="en-US"/>
              </w:rPr>
              <w:t>Chone</w:t>
            </w:r>
          </w:p>
        </w:tc>
        <w:tc>
          <w:tcPr>
            <w:tcW w:w="0" w:type="auto"/>
            <w:noWrap/>
            <w:hideMark/>
          </w:tcPr>
          <w:p w14:paraId="2848128C" w14:textId="220B296C" w:rsidR="000902BE" w:rsidRPr="00B52179" w:rsidRDefault="00A20688" w:rsidP="000902BE">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O829: PARTO POR CESAREA, SIN OTRA ESPECIFICACION</w:t>
            </w:r>
          </w:p>
        </w:tc>
        <w:tc>
          <w:tcPr>
            <w:tcW w:w="0" w:type="auto"/>
            <w:noWrap/>
            <w:hideMark/>
          </w:tcPr>
          <w:p w14:paraId="6FFC3E1A" w14:textId="77777777" w:rsidR="000902BE" w:rsidRPr="000902BE" w:rsidRDefault="000902BE" w:rsidP="000902BE">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689</w:t>
            </w:r>
          </w:p>
        </w:tc>
      </w:tr>
      <w:tr w:rsidR="00B25F31" w:rsidRPr="00B25F31" w14:paraId="2DBDB49F" w14:textId="77777777" w:rsidTr="00A06E97">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CC200D" w14:textId="0CF86A51" w:rsidR="000902BE" w:rsidRPr="000902BE" w:rsidRDefault="00A06E97" w:rsidP="000902BE">
            <w:pPr>
              <w:rPr>
                <w:rFonts w:ascii="Arial Nova Cond Light" w:hAnsi="Arial Nova Cond Light" w:cs="Calibri"/>
                <w:i w:val="0"/>
                <w:iCs w:val="0"/>
                <w:color w:val="000000"/>
                <w:sz w:val="16"/>
                <w:szCs w:val="16"/>
                <w:lang w:val="en-US" w:eastAsia="en-US"/>
              </w:rPr>
            </w:pPr>
            <w:r w:rsidRPr="00B25F31">
              <w:rPr>
                <w:rFonts w:ascii="Arial Nova Cond Light" w:hAnsi="Arial Nova Cond Light" w:cs="Calibri"/>
                <w:i w:val="0"/>
                <w:iCs w:val="0"/>
                <w:color w:val="000000"/>
                <w:sz w:val="16"/>
                <w:szCs w:val="16"/>
                <w:lang w:val="en-US" w:eastAsia="en-US"/>
              </w:rPr>
              <w:t>Sucre</w:t>
            </w:r>
          </w:p>
        </w:tc>
        <w:tc>
          <w:tcPr>
            <w:tcW w:w="0" w:type="auto"/>
            <w:noWrap/>
            <w:hideMark/>
          </w:tcPr>
          <w:p w14:paraId="06F684C4" w14:textId="6B5543D4" w:rsidR="000902BE" w:rsidRPr="00B52179" w:rsidRDefault="00A20688" w:rsidP="000902BE">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3A501836" w14:textId="77777777" w:rsidR="000902BE" w:rsidRPr="000902BE" w:rsidRDefault="000902BE" w:rsidP="000902BE">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666</w:t>
            </w:r>
          </w:p>
        </w:tc>
      </w:tr>
      <w:tr w:rsidR="00A20688" w:rsidRPr="00B25F31" w14:paraId="04171434" w14:textId="77777777" w:rsidTr="00A06E9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70BE8" w14:textId="43B029E0" w:rsidR="000902BE" w:rsidRPr="000902BE" w:rsidRDefault="0071688B" w:rsidP="000902BE">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Manta</w:t>
            </w:r>
          </w:p>
        </w:tc>
        <w:tc>
          <w:tcPr>
            <w:tcW w:w="0" w:type="auto"/>
            <w:noWrap/>
            <w:hideMark/>
          </w:tcPr>
          <w:p w14:paraId="2C209C73" w14:textId="214C4BF1" w:rsidR="000902BE" w:rsidRPr="00B52179" w:rsidRDefault="00A20688" w:rsidP="000902BE">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O342: ATENCION MATERNA POR CICATRIZ UTERINA DEBIDA A CIRUGIA PREVIA</w:t>
            </w:r>
          </w:p>
        </w:tc>
        <w:tc>
          <w:tcPr>
            <w:tcW w:w="0" w:type="auto"/>
            <w:noWrap/>
            <w:hideMark/>
          </w:tcPr>
          <w:p w14:paraId="7A1EA118" w14:textId="77777777" w:rsidR="000902BE" w:rsidRPr="000902BE" w:rsidRDefault="000902BE" w:rsidP="000902BE">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634</w:t>
            </w:r>
          </w:p>
        </w:tc>
      </w:tr>
      <w:tr w:rsidR="00B25F31" w:rsidRPr="00B25F31" w14:paraId="7C0BCEE1" w14:textId="77777777" w:rsidTr="00A06E97">
        <w:trPr>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6EB362" w14:textId="7F887DD9" w:rsidR="000902BE" w:rsidRPr="000902BE" w:rsidRDefault="0071688B" w:rsidP="000902BE">
            <w:pPr>
              <w:rPr>
                <w:rFonts w:ascii="Arial Nova Cond Light" w:hAnsi="Arial Nova Cond Light" w:cs="Calibri"/>
                <w:i w:val="0"/>
                <w:iCs w:val="0"/>
                <w:color w:val="000000"/>
                <w:sz w:val="16"/>
                <w:szCs w:val="16"/>
                <w:lang w:val="en-US" w:eastAsia="en-US"/>
              </w:rPr>
            </w:pPr>
            <w:r w:rsidRPr="00FE45A8">
              <w:rPr>
                <w:rFonts w:ascii="Arial Nova Cond Light" w:hAnsi="Arial Nova Cond Light" w:cs="Calibri"/>
                <w:i w:val="0"/>
                <w:iCs w:val="0"/>
                <w:color w:val="000000"/>
                <w:sz w:val="16"/>
                <w:szCs w:val="16"/>
                <w:lang w:val="en-US" w:eastAsia="en-US"/>
              </w:rPr>
              <w:t>Portoviejo</w:t>
            </w:r>
          </w:p>
        </w:tc>
        <w:tc>
          <w:tcPr>
            <w:tcW w:w="0" w:type="auto"/>
            <w:noWrap/>
            <w:hideMark/>
          </w:tcPr>
          <w:p w14:paraId="25E47BB0" w14:textId="4BF3BEC0" w:rsidR="000902BE" w:rsidRPr="00B52179" w:rsidRDefault="00A20688" w:rsidP="000902BE">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K358: OTRAS APENDICITIS AGUDAS Y LAS NO ESPECIFICADAS</w:t>
            </w:r>
          </w:p>
        </w:tc>
        <w:tc>
          <w:tcPr>
            <w:tcW w:w="0" w:type="auto"/>
            <w:noWrap/>
            <w:hideMark/>
          </w:tcPr>
          <w:p w14:paraId="4969D48C" w14:textId="77777777" w:rsidR="000902BE" w:rsidRPr="000902BE" w:rsidRDefault="000902BE" w:rsidP="000902BE">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597</w:t>
            </w:r>
          </w:p>
        </w:tc>
      </w:tr>
      <w:tr w:rsidR="00A20688" w:rsidRPr="00B25F31" w14:paraId="6C0B5241" w14:textId="77777777" w:rsidTr="00A06E9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0C8DA3" w14:textId="7AFD5BAB" w:rsidR="000902BE" w:rsidRPr="000902BE" w:rsidRDefault="00A06E97" w:rsidP="000902BE">
            <w:pPr>
              <w:rPr>
                <w:rFonts w:ascii="Arial Nova Cond Light" w:hAnsi="Arial Nova Cond Light" w:cs="Calibri"/>
                <w:i w:val="0"/>
                <w:iCs w:val="0"/>
                <w:color w:val="000000"/>
                <w:sz w:val="16"/>
                <w:szCs w:val="16"/>
                <w:lang w:val="en-US" w:eastAsia="en-US"/>
              </w:rPr>
            </w:pPr>
            <w:r w:rsidRPr="00B25F31">
              <w:rPr>
                <w:rFonts w:ascii="Arial Nova Cond Light" w:hAnsi="Arial Nova Cond Light" w:cs="Calibri"/>
                <w:i w:val="0"/>
                <w:iCs w:val="0"/>
                <w:color w:val="000000"/>
                <w:sz w:val="16"/>
                <w:szCs w:val="16"/>
                <w:lang w:val="en-US" w:eastAsia="en-US"/>
              </w:rPr>
              <w:t>El Carmen</w:t>
            </w:r>
          </w:p>
        </w:tc>
        <w:tc>
          <w:tcPr>
            <w:tcW w:w="0" w:type="auto"/>
            <w:noWrap/>
            <w:hideMark/>
          </w:tcPr>
          <w:p w14:paraId="38A2A8D1" w14:textId="4FE09D10" w:rsidR="000902BE" w:rsidRPr="00B52179" w:rsidRDefault="00A20688" w:rsidP="000902BE">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eastAsia="en-US"/>
              </w:rPr>
            </w:pPr>
            <w:r w:rsidRPr="00B52179">
              <w:rPr>
                <w:rFonts w:ascii="Arial Nova Cond Light" w:hAnsi="Arial Nova Cond Light" w:cs="Calibri"/>
                <w:color w:val="000000"/>
                <w:sz w:val="16"/>
                <w:szCs w:val="16"/>
                <w:lang w:eastAsia="en-US"/>
              </w:rPr>
              <w:t>O800: PARTO UNICO ESPONTANEO, PRESENTACION CEFALICA DE VERTICE</w:t>
            </w:r>
          </w:p>
        </w:tc>
        <w:tc>
          <w:tcPr>
            <w:tcW w:w="0" w:type="auto"/>
            <w:noWrap/>
            <w:hideMark/>
          </w:tcPr>
          <w:p w14:paraId="5333247B" w14:textId="77777777" w:rsidR="000902BE" w:rsidRPr="000902BE" w:rsidRDefault="000902BE" w:rsidP="000902BE">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6"/>
                <w:szCs w:val="16"/>
                <w:lang w:val="en-US" w:eastAsia="en-US"/>
              </w:rPr>
            </w:pPr>
            <w:r w:rsidRPr="000902BE">
              <w:rPr>
                <w:rFonts w:ascii="Arial Nova Cond Light" w:hAnsi="Arial Nova Cond Light" w:cs="Calibri"/>
                <w:color w:val="000000"/>
                <w:sz w:val="16"/>
                <w:szCs w:val="16"/>
                <w:lang w:val="en-US" w:eastAsia="en-US"/>
              </w:rPr>
              <w:t>587</w:t>
            </w:r>
          </w:p>
        </w:tc>
      </w:tr>
    </w:tbl>
    <w:p w14:paraId="30D1FBAD" w14:textId="77777777" w:rsidR="00514CAE" w:rsidRDefault="00514CAE" w:rsidP="00864402">
      <w:pPr>
        <w:jc w:val="both"/>
        <w:rPr>
          <w:rFonts w:ascii="Arial Nova Cond Light" w:hAnsi="Arial Nova Cond Light"/>
          <w:sz w:val="22"/>
          <w:szCs w:val="18"/>
        </w:rPr>
      </w:pPr>
    </w:p>
    <w:p w14:paraId="0F4C037B" w14:textId="77777777" w:rsidR="00476461" w:rsidRDefault="00476461" w:rsidP="00864402">
      <w:pPr>
        <w:jc w:val="both"/>
        <w:rPr>
          <w:rFonts w:ascii="Arial Nova Cond Light" w:hAnsi="Arial Nova Cond Light"/>
          <w:sz w:val="22"/>
          <w:szCs w:val="18"/>
        </w:rPr>
      </w:pPr>
    </w:p>
    <w:tbl>
      <w:tblPr>
        <w:tblStyle w:val="GridTable3-Accent5"/>
        <w:tblW w:w="0" w:type="auto"/>
        <w:tblInd w:w="5" w:type="dxa"/>
        <w:tblLook w:val="04A0" w:firstRow="1" w:lastRow="0" w:firstColumn="1" w:lastColumn="0" w:noHBand="0" w:noVBand="1"/>
      </w:tblPr>
      <w:tblGrid>
        <w:gridCol w:w="4495"/>
        <w:gridCol w:w="468"/>
        <w:gridCol w:w="468"/>
        <w:gridCol w:w="530"/>
        <w:gridCol w:w="530"/>
        <w:gridCol w:w="468"/>
        <w:gridCol w:w="468"/>
        <w:gridCol w:w="530"/>
      </w:tblGrid>
      <w:tr w:rsidR="00310115" w:rsidRPr="0013402E" w14:paraId="3733AA68" w14:textId="77777777" w:rsidTr="00CD02F9">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0" w:type="auto"/>
            <w:noWrap/>
            <w:vAlign w:val="center"/>
            <w:hideMark/>
          </w:tcPr>
          <w:p w14:paraId="3A19D3AF" w14:textId="6559F30F" w:rsidR="00F018FF" w:rsidRPr="00F018FF" w:rsidRDefault="0013402E" w:rsidP="00CD02F9">
            <w:pPr>
              <w:jc w:val="center"/>
              <w:rPr>
                <w:rFonts w:ascii="Arial Nova Cond Light" w:hAnsi="Arial Nova Cond Light" w:cs="Calibri"/>
                <w:color w:val="000000"/>
                <w:sz w:val="14"/>
                <w:szCs w:val="14"/>
                <w:lang w:val="en-US" w:eastAsia="en-US"/>
              </w:rPr>
            </w:pPr>
            <w:r>
              <w:rPr>
                <w:rFonts w:ascii="Arial Nova Cond Light" w:hAnsi="Arial Nova Cond Light" w:cs="Calibri"/>
                <w:color w:val="000000"/>
                <w:sz w:val="14"/>
                <w:szCs w:val="14"/>
                <w:lang w:val="en-US" w:eastAsia="en-US"/>
              </w:rPr>
              <w:t>Causa CIE10</w:t>
            </w:r>
          </w:p>
        </w:tc>
        <w:tc>
          <w:tcPr>
            <w:tcW w:w="0" w:type="auto"/>
            <w:noWrap/>
            <w:vAlign w:val="center"/>
            <w:hideMark/>
          </w:tcPr>
          <w:p w14:paraId="0BDAB060"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2015</w:t>
            </w:r>
          </w:p>
        </w:tc>
        <w:tc>
          <w:tcPr>
            <w:tcW w:w="0" w:type="auto"/>
            <w:noWrap/>
            <w:vAlign w:val="center"/>
            <w:hideMark/>
          </w:tcPr>
          <w:p w14:paraId="5FAD1782"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2016</w:t>
            </w:r>
          </w:p>
        </w:tc>
        <w:tc>
          <w:tcPr>
            <w:tcW w:w="0" w:type="auto"/>
            <w:noWrap/>
            <w:vAlign w:val="center"/>
            <w:hideMark/>
          </w:tcPr>
          <w:p w14:paraId="0E6BBEC1"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2017</w:t>
            </w:r>
          </w:p>
        </w:tc>
        <w:tc>
          <w:tcPr>
            <w:tcW w:w="0" w:type="auto"/>
            <w:noWrap/>
            <w:vAlign w:val="center"/>
            <w:hideMark/>
          </w:tcPr>
          <w:p w14:paraId="5681B480"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2018</w:t>
            </w:r>
          </w:p>
        </w:tc>
        <w:tc>
          <w:tcPr>
            <w:tcW w:w="0" w:type="auto"/>
            <w:noWrap/>
            <w:vAlign w:val="center"/>
            <w:hideMark/>
          </w:tcPr>
          <w:p w14:paraId="48F669CB"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2019</w:t>
            </w:r>
          </w:p>
        </w:tc>
        <w:tc>
          <w:tcPr>
            <w:tcW w:w="0" w:type="auto"/>
            <w:noWrap/>
            <w:vAlign w:val="center"/>
            <w:hideMark/>
          </w:tcPr>
          <w:p w14:paraId="30455BAD" w14:textId="77777777"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2020</w:t>
            </w:r>
          </w:p>
        </w:tc>
        <w:tc>
          <w:tcPr>
            <w:tcW w:w="0" w:type="auto"/>
            <w:noWrap/>
            <w:vAlign w:val="center"/>
            <w:hideMark/>
          </w:tcPr>
          <w:p w14:paraId="6FDAC7E6" w14:textId="5106CADF" w:rsidR="00F018FF" w:rsidRPr="00F018FF" w:rsidRDefault="00F018FF" w:rsidP="00CD02F9">
            <w:pPr>
              <w:jc w:val="center"/>
              <w:cnfStyle w:val="100000000000" w:firstRow="1"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Total</w:t>
            </w:r>
          </w:p>
        </w:tc>
      </w:tr>
      <w:tr w:rsidR="00310115" w:rsidRPr="0013402E" w14:paraId="72F31578"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541D2854" w14:textId="77777777" w:rsidR="00F018FF" w:rsidRPr="00B52179" w:rsidRDefault="00F018FF" w:rsidP="0013402E">
            <w:pPr>
              <w:rPr>
                <w:rFonts w:ascii="Arial Nova Cond Light" w:hAnsi="Arial Nova Cond Light" w:cs="Calibri"/>
                <w:color w:val="000000"/>
                <w:sz w:val="14"/>
                <w:szCs w:val="14"/>
                <w:lang w:eastAsia="en-US"/>
              </w:rPr>
            </w:pPr>
            <w:r w:rsidRPr="00B52179">
              <w:rPr>
                <w:rFonts w:ascii="Arial Nova Cond Light" w:hAnsi="Arial Nova Cond Light" w:cs="Calibri"/>
                <w:color w:val="000000"/>
                <w:sz w:val="14"/>
                <w:szCs w:val="14"/>
                <w:lang w:eastAsia="en-US"/>
              </w:rPr>
              <w:t xml:space="preserve"> ATENCION MATERNA POR CICATRIZ UTERINA DEBIDA A CIRUGIA PREVIA</w:t>
            </w:r>
          </w:p>
        </w:tc>
        <w:tc>
          <w:tcPr>
            <w:tcW w:w="0" w:type="auto"/>
            <w:noWrap/>
            <w:hideMark/>
          </w:tcPr>
          <w:p w14:paraId="7DA10277" w14:textId="77777777" w:rsidR="00F018FF" w:rsidRPr="00B52179"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eastAsia="en-US"/>
              </w:rPr>
            </w:pPr>
          </w:p>
        </w:tc>
        <w:tc>
          <w:tcPr>
            <w:tcW w:w="0" w:type="auto"/>
            <w:noWrap/>
            <w:hideMark/>
          </w:tcPr>
          <w:p w14:paraId="24E89B46"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576</w:t>
            </w:r>
          </w:p>
        </w:tc>
        <w:tc>
          <w:tcPr>
            <w:tcW w:w="0" w:type="auto"/>
            <w:noWrap/>
            <w:hideMark/>
          </w:tcPr>
          <w:p w14:paraId="0A9992A4"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865</w:t>
            </w:r>
          </w:p>
        </w:tc>
        <w:tc>
          <w:tcPr>
            <w:tcW w:w="0" w:type="auto"/>
            <w:noWrap/>
            <w:hideMark/>
          </w:tcPr>
          <w:p w14:paraId="409B589F"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22A3AAB3"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797</w:t>
            </w:r>
          </w:p>
        </w:tc>
        <w:tc>
          <w:tcPr>
            <w:tcW w:w="0" w:type="auto"/>
            <w:noWrap/>
            <w:hideMark/>
          </w:tcPr>
          <w:p w14:paraId="7BD84DD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634</w:t>
            </w:r>
          </w:p>
        </w:tc>
        <w:tc>
          <w:tcPr>
            <w:tcW w:w="0" w:type="auto"/>
            <w:noWrap/>
            <w:hideMark/>
          </w:tcPr>
          <w:p w14:paraId="342E655B"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highlight w:val="cyan"/>
                <w:lang w:val="en-US" w:eastAsia="en-US"/>
              </w:rPr>
              <w:t>2872</w:t>
            </w:r>
          </w:p>
        </w:tc>
      </w:tr>
      <w:tr w:rsidR="00310115" w:rsidRPr="0013402E" w14:paraId="6DB3C56D" w14:textId="77777777" w:rsidTr="00310115">
        <w:trPr>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B8C62" w14:textId="77777777" w:rsidR="00F018FF" w:rsidRPr="00F018FF" w:rsidRDefault="00F018FF" w:rsidP="0013402E">
            <w:pPr>
              <w:rPr>
                <w:rFonts w:ascii="Arial Nova Cond Light" w:hAnsi="Arial Nova Cond Light" w:cs="Calibri"/>
                <w:i w:val="0"/>
                <w:iCs w:val="0"/>
                <w:color w:val="000000"/>
                <w:sz w:val="14"/>
                <w:szCs w:val="14"/>
                <w:lang w:val="en-US" w:eastAsia="en-US"/>
              </w:rPr>
            </w:pPr>
            <w:r w:rsidRPr="00F018FF">
              <w:rPr>
                <w:rFonts w:ascii="Arial Nova Cond Light" w:hAnsi="Arial Nova Cond Light" w:cs="Calibri"/>
                <w:i w:val="0"/>
                <w:iCs w:val="0"/>
                <w:color w:val="000000"/>
                <w:sz w:val="14"/>
                <w:szCs w:val="14"/>
                <w:lang w:val="en-US" w:eastAsia="en-US"/>
              </w:rPr>
              <w:t xml:space="preserve"> BRONCONEUMONIA, NO ESPECIFICADA</w:t>
            </w:r>
          </w:p>
        </w:tc>
        <w:tc>
          <w:tcPr>
            <w:tcW w:w="0" w:type="auto"/>
            <w:noWrap/>
            <w:hideMark/>
          </w:tcPr>
          <w:p w14:paraId="6E958C1A" w14:textId="77777777" w:rsidR="00F018FF" w:rsidRPr="00F018FF"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7A2CAF10" w14:textId="77777777" w:rsidR="00F018FF" w:rsidRPr="00F018FF"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1F44EF20"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755</w:t>
            </w:r>
          </w:p>
        </w:tc>
        <w:tc>
          <w:tcPr>
            <w:tcW w:w="0" w:type="auto"/>
            <w:noWrap/>
            <w:hideMark/>
          </w:tcPr>
          <w:p w14:paraId="32967146"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788</w:t>
            </w:r>
          </w:p>
        </w:tc>
        <w:tc>
          <w:tcPr>
            <w:tcW w:w="0" w:type="auto"/>
            <w:noWrap/>
            <w:hideMark/>
          </w:tcPr>
          <w:p w14:paraId="50844B5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7E4A47CD" w14:textId="77777777" w:rsidR="00F018FF" w:rsidRPr="00F018FF"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02B17A76"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1543</w:t>
            </w:r>
          </w:p>
        </w:tc>
      </w:tr>
      <w:tr w:rsidR="00310115" w:rsidRPr="0013402E" w14:paraId="4A57CC5B"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24A9C829" w14:textId="77777777" w:rsidR="00F018FF" w:rsidRPr="00B52179" w:rsidRDefault="00F018FF" w:rsidP="0013402E">
            <w:pPr>
              <w:rPr>
                <w:rFonts w:ascii="Arial Nova Cond Light" w:hAnsi="Arial Nova Cond Light" w:cs="Calibri"/>
                <w:i w:val="0"/>
                <w:iCs w:val="0"/>
                <w:color w:val="000000"/>
                <w:sz w:val="14"/>
                <w:szCs w:val="14"/>
                <w:lang w:eastAsia="en-US"/>
              </w:rPr>
            </w:pPr>
            <w:r w:rsidRPr="00B52179">
              <w:rPr>
                <w:rFonts w:ascii="Arial Nova Cond Light" w:hAnsi="Arial Nova Cond Light" w:cs="Calibri"/>
                <w:i w:val="0"/>
                <w:iCs w:val="0"/>
                <w:color w:val="000000"/>
                <w:sz w:val="14"/>
                <w:szCs w:val="14"/>
                <w:lang w:eastAsia="en-US"/>
              </w:rPr>
              <w:t xml:space="preserve"> CALCULO DE LA VESICULA BILIAR SIN COLECISTITIS</w:t>
            </w:r>
          </w:p>
        </w:tc>
        <w:tc>
          <w:tcPr>
            <w:tcW w:w="0" w:type="auto"/>
            <w:noWrap/>
            <w:hideMark/>
          </w:tcPr>
          <w:p w14:paraId="2070841E"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686</w:t>
            </w:r>
          </w:p>
        </w:tc>
        <w:tc>
          <w:tcPr>
            <w:tcW w:w="0" w:type="auto"/>
            <w:noWrap/>
            <w:hideMark/>
          </w:tcPr>
          <w:p w14:paraId="178947B8"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714</w:t>
            </w:r>
          </w:p>
        </w:tc>
        <w:tc>
          <w:tcPr>
            <w:tcW w:w="0" w:type="auto"/>
            <w:noWrap/>
            <w:hideMark/>
          </w:tcPr>
          <w:p w14:paraId="08912900"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746</w:t>
            </w:r>
          </w:p>
        </w:tc>
        <w:tc>
          <w:tcPr>
            <w:tcW w:w="0" w:type="auto"/>
            <w:noWrap/>
            <w:hideMark/>
          </w:tcPr>
          <w:p w14:paraId="43DE9F98"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4E9D65B5" w14:textId="77777777" w:rsidR="00F018FF" w:rsidRPr="00F018FF"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0753A248" w14:textId="77777777" w:rsidR="00F018FF" w:rsidRPr="00F018FF"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2E85493F"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2146</w:t>
            </w:r>
          </w:p>
        </w:tc>
      </w:tr>
      <w:tr w:rsidR="00310115" w:rsidRPr="0013402E" w14:paraId="7330411A" w14:textId="77777777" w:rsidTr="00310115">
        <w:trPr>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25478A10" w14:textId="77777777" w:rsidR="00F018FF" w:rsidRPr="00B52179" w:rsidRDefault="00F018FF" w:rsidP="0013402E">
            <w:pPr>
              <w:rPr>
                <w:rFonts w:ascii="Arial Nova Cond Light" w:hAnsi="Arial Nova Cond Light" w:cs="Calibri"/>
                <w:i w:val="0"/>
                <w:iCs w:val="0"/>
                <w:color w:val="000000"/>
                <w:sz w:val="14"/>
                <w:szCs w:val="14"/>
                <w:highlight w:val="green"/>
                <w:lang w:eastAsia="en-US"/>
              </w:rPr>
            </w:pPr>
            <w:r w:rsidRPr="00B52179">
              <w:rPr>
                <w:rFonts w:ascii="Arial Nova Cond Light" w:hAnsi="Arial Nova Cond Light" w:cs="Calibri"/>
                <w:i w:val="0"/>
                <w:iCs w:val="0"/>
                <w:color w:val="000000"/>
                <w:sz w:val="14"/>
                <w:szCs w:val="14"/>
                <w:highlight w:val="green"/>
                <w:lang w:eastAsia="en-US"/>
              </w:rPr>
              <w:t xml:space="preserve"> OTRAS APENDICITIS AGUDAS Y LAS NO ESPECIFICADAS</w:t>
            </w:r>
          </w:p>
        </w:tc>
        <w:tc>
          <w:tcPr>
            <w:tcW w:w="0" w:type="auto"/>
            <w:noWrap/>
            <w:hideMark/>
          </w:tcPr>
          <w:p w14:paraId="44885AD5"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1703</w:t>
            </w:r>
          </w:p>
        </w:tc>
        <w:tc>
          <w:tcPr>
            <w:tcW w:w="0" w:type="auto"/>
            <w:noWrap/>
            <w:hideMark/>
          </w:tcPr>
          <w:p w14:paraId="3E11811C"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1986</w:t>
            </w:r>
          </w:p>
        </w:tc>
        <w:tc>
          <w:tcPr>
            <w:tcW w:w="0" w:type="auto"/>
            <w:noWrap/>
            <w:hideMark/>
          </w:tcPr>
          <w:p w14:paraId="4092DFF2"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2010</w:t>
            </w:r>
          </w:p>
        </w:tc>
        <w:tc>
          <w:tcPr>
            <w:tcW w:w="0" w:type="auto"/>
            <w:noWrap/>
            <w:hideMark/>
          </w:tcPr>
          <w:p w14:paraId="5DA61969"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1853</w:t>
            </w:r>
          </w:p>
        </w:tc>
        <w:tc>
          <w:tcPr>
            <w:tcW w:w="0" w:type="auto"/>
            <w:noWrap/>
            <w:hideMark/>
          </w:tcPr>
          <w:p w14:paraId="4829AA75"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659</w:t>
            </w:r>
          </w:p>
        </w:tc>
        <w:tc>
          <w:tcPr>
            <w:tcW w:w="0" w:type="auto"/>
            <w:noWrap/>
            <w:hideMark/>
          </w:tcPr>
          <w:p w14:paraId="017D382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597</w:t>
            </w:r>
          </w:p>
        </w:tc>
        <w:tc>
          <w:tcPr>
            <w:tcW w:w="0" w:type="auto"/>
            <w:noWrap/>
            <w:hideMark/>
          </w:tcPr>
          <w:p w14:paraId="3BDEF380"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8808</w:t>
            </w:r>
          </w:p>
        </w:tc>
      </w:tr>
      <w:tr w:rsidR="00310115" w:rsidRPr="0013402E" w14:paraId="2240FBE5"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1D3E7251" w14:textId="77777777" w:rsidR="00F018FF" w:rsidRPr="00B52179" w:rsidRDefault="00F018FF" w:rsidP="0013402E">
            <w:pPr>
              <w:rPr>
                <w:rFonts w:ascii="Arial Nova Cond Light" w:hAnsi="Arial Nova Cond Light" w:cs="Calibri"/>
                <w:i w:val="0"/>
                <w:iCs w:val="0"/>
                <w:color w:val="000000"/>
                <w:sz w:val="14"/>
                <w:szCs w:val="14"/>
                <w:lang w:eastAsia="en-US"/>
              </w:rPr>
            </w:pPr>
            <w:r w:rsidRPr="00B52179">
              <w:rPr>
                <w:rFonts w:ascii="Arial Nova Cond Light" w:hAnsi="Arial Nova Cond Light" w:cs="Calibri"/>
                <w:i w:val="0"/>
                <w:iCs w:val="0"/>
                <w:color w:val="000000"/>
                <w:sz w:val="14"/>
                <w:szCs w:val="14"/>
                <w:lang w:eastAsia="en-US"/>
              </w:rPr>
              <w:t xml:space="preserve"> OTRAS GASTROENTERITIS Y COLITIS NO ESPECIFICADAS DE ORIGEN INFECCIOSO</w:t>
            </w:r>
          </w:p>
        </w:tc>
        <w:tc>
          <w:tcPr>
            <w:tcW w:w="0" w:type="auto"/>
            <w:noWrap/>
            <w:hideMark/>
          </w:tcPr>
          <w:p w14:paraId="7FB4483E" w14:textId="77777777" w:rsidR="00F018FF" w:rsidRPr="00B52179"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eastAsia="en-US"/>
              </w:rPr>
            </w:pPr>
          </w:p>
        </w:tc>
        <w:tc>
          <w:tcPr>
            <w:tcW w:w="0" w:type="auto"/>
            <w:noWrap/>
            <w:hideMark/>
          </w:tcPr>
          <w:p w14:paraId="424462EB"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874</w:t>
            </w:r>
          </w:p>
        </w:tc>
        <w:tc>
          <w:tcPr>
            <w:tcW w:w="0" w:type="auto"/>
            <w:noWrap/>
            <w:hideMark/>
          </w:tcPr>
          <w:p w14:paraId="54939687"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3D02ABFC" w14:textId="77777777" w:rsidR="00F018FF" w:rsidRPr="00F018FF"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2A8CAE73" w14:textId="77777777" w:rsidR="00F018FF" w:rsidRPr="00F018FF"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720D4BB0" w14:textId="77777777" w:rsidR="00F018FF" w:rsidRPr="00F018FF"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sz w:val="14"/>
                <w:szCs w:val="14"/>
                <w:lang w:val="en-US" w:eastAsia="en-US"/>
              </w:rPr>
            </w:pPr>
          </w:p>
        </w:tc>
        <w:tc>
          <w:tcPr>
            <w:tcW w:w="0" w:type="auto"/>
            <w:noWrap/>
            <w:hideMark/>
          </w:tcPr>
          <w:p w14:paraId="031D9DF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874</w:t>
            </w:r>
          </w:p>
        </w:tc>
      </w:tr>
      <w:tr w:rsidR="00310115" w:rsidRPr="0013402E" w14:paraId="2FAB5860" w14:textId="77777777" w:rsidTr="00310115">
        <w:trPr>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320C55C3" w14:textId="77777777" w:rsidR="00F018FF" w:rsidRPr="00B52179" w:rsidRDefault="00F018FF" w:rsidP="0013402E">
            <w:pPr>
              <w:rPr>
                <w:rFonts w:ascii="Arial Nova Cond Light" w:hAnsi="Arial Nova Cond Light" w:cs="Calibri"/>
                <w:i w:val="0"/>
                <w:iCs w:val="0"/>
                <w:color w:val="000000"/>
                <w:sz w:val="14"/>
                <w:szCs w:val="14"/>
                <w:lang w:eastAsia="en-US"/>
              </w:rPr>
            </w:pPr>
            <w:r w:rsidRPr="00B52179">
              <w:rPr>
                <w:rFonts w:ascii="Arial Nova Cond Light" w:hAnsi="Arial Nova Cond Light" w:cs="Calibri"/>
                <w:i w:val="0"/>
                <w:iCs w:val="0"/>
                <w:color w:val="000000"/>
                <w:sz w:val="14"/>
                <w:szCs w:val="14"/>
                <w:lang w:eastAsia="en-US"/>
              </w:rPr>
              <w:t xml:space="preserve"> PARTO POR CESAREA DE EMERGENCIA</w:t>
            </w:r>
          </w:p>
        </w:tc>
        <w:tc>
          <w:tcPr>
            <w:tcW w:w="0" w:type="auto"/>
            <w:noWrap/>
            <w:hideMark/>
          </w:tcPr>
          <w:p w14:paraId="1E42F4F4" w14:textId="77777777" w:rsidR="00F018FF" w:rsidRPr="00B52179"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eastAsia="en-US"/>
              </w:rPr>
            </w:pPr>
          </w:p>
        </w:tc>
        <w:tc>
          <w:tcPr>
            <w:tcW w:w="0" w:type="auto"/>
            <w:noWrap/>
            <w:hideMark/>
          </w:tcPr>
          <w:p w14:paraId="09BC09B0" w14:textId="77777777" w:rsidR="00F018FF" w:rsidRPr="00B52179"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sz w:val="14"/>
                <w:szCs w:val="14"/>
                <w:lang w:eastAsia="en-US"/>
              </w:rPr>
            </w:pPr>
          </w:p>
        </w:tc>
        <w:tc>
          <w:tcPr>
            <w:tcW w:w="0" w:type="auto"/>
            <w:noWrap/>
            <w:hideMark/>
          </w:tcPr>
          <w:p w14:paraId="0DCC5EA3" w14:textId="77777777" w:rsidR="00F018FF" w:rsidRPr="00B52179"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sz w:val="14"/>
                <w:szCs w:val="14"/>
                <w:lang w:eastAsia="en-US"/>
              </w:rPr>
            </w:pPr>
          </w:p>
        </w:tc>
        <w:tc>
          <w:tcPr>
            <w:tcW w:w="0" w:type="auto"/>
            <w:noWrap/>
            <w:hideMark/>
          </w:tcPr>
          <w:p w14:paraId="74574171" w14:textId="77777777" w:rsidR="00F018FF" w:rsidRPr="00B52179" w:rsidRDefault="00F018FF" w:rsidP="00F018FF">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sz w:val="14"/>
                <w:szCs w:val="14"/>
                <w:lang w:eastAsia="en-US"/>
              </w:rPr>
            </w:pPr>
          </w:p>
        </w:tc>
        <w:tc>
          <w:tcPr>
            <w:tcW w:w="0" w:type="auto"/>
            <w:noWrap/>
            <w:hideMark/>
          </w:tcPr>
          <w:p w14:paraId="52768F06"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788</w:t>
            </w:r>
          </w:p>
        </w:tc>
        <w:tc>
          <w:tcPr>
            <w:tcW w:w="0" w:type="auto"/>
            <w:noWrap/>
            <w:hideMark/>
          </w:tcPr>
          <w:p w14:paraId="2959C680"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7420F6DC"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788</w:t>
            </w:r>
          </w:p>
        </w:tc>
      </w:tr>
      <w:tr w:rsidR="00310115" w:rsidRPr="0013402E" w14:paraId="513AA0D3"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5B6A177E" w14:textId="77777777" w:rsidR="00F018FF" w:rsidRPr="00F018FF" w:rsidRDefault="00F018FF" w:rsidP="0013402E">
            <w:pPr>
              <w:rPr>
                <w:rFonts w:ascii="Arial Nova Cond Light" w:hAnsi="Arial Nova Cond Light" w:cs="Calibri"/>
                <w:i w:val="0"/>
                <w:iCs w:val="0"/>
                <w:color w:val="000000"/>
                <w:sz w:val="14"/>
                <w:szCs w:val="14"/>
                <w:lang w:val="en-US" w:eastAsia="en-US"/>
              </w:rPr>
            </w:pPr>
            <w:r w:rsidRPr="00F018FF">
              <w:rPr>
                <w:rFonts w:ascii="Arial Nova Cond Light" w:hAnsi="Arial Nova Cond Light" w:cs="Calibri"/>
                <w:i w:val="0"/>
                <w:iCs w:val="0"/>
                <w:color w:val="000000"/>
                <w:sz w:val="14"/>
                <w:szCs w:val="14"/>
                <w:lang w:val="en-US" w:eastAsia="en-US"/>
              </w:rPr>
              <w:t xml:space="preserve"> PARTO POR CESAREA ELECTIVA</w:t>
            </w:r>
          </w:p>
        </w:tc>
        <w:tc>
          <w:tcPr>
            <w:tcW w:w="0" w:type="auto"/>
            <w:noWrap/>
            <w:hideMark/>
          </w:tcPr>
          <w:p w14:paraId="10141498"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951</w:t>
            </w:r>
          </w:p>
        </w:tc>
        <w:tc>
          <w:tcPr>
            <w:tcW w:w="0" w:type="auto"/>
            <w:noWrap/>
            <w:hideMark/>
          </w:tcPr>
          <w:p w14:paraId="6D66BA3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19020C19"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1096</w:t>
            </w:r>
          </w:p>
        </w:tc>
        <w:tc>
          <w:tcPr>
            <w:tcW w:w="0" w:type="auto"/>
            <w:noWrap/>
            <w:hideMark/>
          </w:tcPr>
          <w:p w14:paraId="7E96DF57"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1277</w:t>
            </w:r>
          </w:p>
        </w:tc>
        <w:tc>
          <w:tcPr>
            <w:tcW w:w="0" w:type="auto"/>
            <w:noWrap/>
            <w:hideMark/>
          </w:tcPr>
          <w:p w14:paraId="7D02F8A6"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1371</w:t>
            </w:r>
          </w:p>
        </w:tc>
        <w:tc>
          <w:tcPr>
            <w:tcW w:w="0" w:type="auto"/>
            <w:noWrap/>
            <w:hideMark/>
          </w:tcPr>
          <w:p w14:paraId="7609F5CE"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1061</w:t>
            </w:r>
          </w:p>
        </w:tc>
        <w:tc>
          <w:tcPr>
            <w:tcW w:w="0" w:type="auto"/>
            <w:noWrap/>
            <w:hideMark/>
          </w:tcPr>
          <w:p w14:paraId="7727E9A0"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highlight w:val="cyan"/>
                <w:lang w:val="en-US" w:eastAsia="en-US"/>
              </w:rPr>
              <w:t>5756</w:t>
            </w:r>
          </w:p>
        </w:tc>
      </w:tr>
      <w:tr w:rsidR="00310115" w:rsidRPr="0013402E" w14:paraId="7409B3C7" w14:textId="77777777" w:rsidTr="00310115">
        <w:trPr>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5138A8AD" w14:textId="77777777" w:rsidR="00F018FF" w:rsidRPr="00B52179" w:rsidRDefault="00F018FF" w:rsidP="0013402E">
            <w:pPr>
              <w:rPr>
                <w:rFonts w:ascii="Arial Nova Cond Light" w:hAnsi="Arial Nova Cond Light" w:cs="Calibri"/>
                <w:i w:val="0"/>
                <w:iCs w:val="0"/>
                <w:color w:val="000000"/>
                <w:sz w:val="14"/>
                <w:szCs w:val="14"/>
                <w:highlight w:val="green"/>
                <w:lang w:eastAsia="en-US"/>
              </w:rPr>
            </w:pPr>
            <w:r w:rsidRPr="00B52179">
              <w:rPr>
                <w:rFonts w:ascii="Arial Nova Cond Light" w:hAnsi="Arial Nova Cond Light" w:cs="Calibri"/>
                <w:i w:val="0"/>
                <w:iCs w:val="0"/>
                <w:color w:val="000000"/>
                <w:sz w:val="14"/>
                <w:szCs w:val="14"/>
                <w:highlight w:val="green"/>
                <w:lang w:eastAsia="en-US"/>
              </w:rPr>
              <w:t xml:space="preserve"> PARTO POR CESAREA, SIN OTRA ESPECIFICACION</w:t>
            </w:r>
          </w:p>
        </w:tc>
        <w:tc>
          <w:tcPr>
            <w:tcW w:w="0" w:type="auto"/>
            <w:noWrap/>
            <w:hideMark/>
          </w:tcPr>
          <w:p w14:paraId="05ABCF84"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3661</w:t>
            </w:r>
          </w:p>
        </w:tc>
        <w:tc>
          <w:tcPr>
            <w:tcW w:w="0" w:type="auto"/>
            <w:noWrap/>
            <w:hideMark/>
          </w:tcPr>
          <w:p w14:paraId="2B44A630"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2106</w:t>
            </w:r>
          </w:p>
        </w:tc>
        <w:tc>
          <w:tcPr>
            <w:tcW w:w="0" w:type="auto"/>
            <w:noWrap/>
            <w:hideMark/>
          </w:tcPr>
          <w:p w14:paraId="03A851DD"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3247</w:t>
            </w:r>
          </w:p>
        </w:tc>
        <w:tc>
          <w:tcPr>
            <w:tcW w:w="0" w:type="auto"/>
            <w:noWrap/>
            <w:hideMark/>
          </w:tcPr>
          <w:p w14:paraId="6B593744"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3545</w:t>
            </w:r>
          </w:p>
        </w:tc>
        <w:tc>
          <w:tcPr>
            <w:tcW w:w="0" w:type="auto"/>
            <w:noWrap/>
            <w:hideMark/>
          </w:tcPr>
          <w:p w14:paraId="58AA1D7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2268</w:t>
            </w:r>
          </w:p>
        </w:tc>
        <w:tc>
          <w:tcPr>
            <w:tcW w:w="0" w:type="auto"/>
            <w:noWrap/>
            <w:hideMark/>
          </w:tcPr>
          <w:p w14:paraId="11386E1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3347</w:t>
            </w:r>
          </w:p>
        </w:tc>
        <w:tc>
          <w:tcPr>
            <w:tcW w:w="0" w:type="auto"/>
            <w:noWrap/>
            <w:hideMark/>
          </w:tcPr>
          <w:p w14:paraId="3CE338E0"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18174</w:t>
            </w:r>
          </w:p>
        </w:tc>
      </w:tr>
      <w:tr w:rsidR="00310115" w:rsidRPr="0013402E" w14:paraId="5389C499"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3342C14B" w14:textId="77777777" w:rsidR="00F018FF" w:rsidRPr="00B52179" w:rsidRDefault="00F018FF" w:rsidP="0013402E">
            <w:pPr>
              <w:rPr>
                <w:rFonts w:ascii="Arial Nova Cond Light" w:hAnsi="Arial Nova Cond Light" w:cs="Calibri"/>
                <w:i w:val="0"/>
                <w:iCs w:val="0"/>
                <w:color w:val="000000"/>
                <w:sz w:val="14"/>
                <w:szCs w:val="14"/>
                <w:lang w:eastAsia="en-US"/>
              </w:rPr>
            </w:pPr>
            <w:r w:rsidRPr="00B52179">
              <w:rPr>
                <w:rFonts w:ascii="Arial Nova Cond Light" w:hAnsi="Arial Nova Cond Light" w:cs="Calibri"/>
                <w:i w:val="0"/>
                <w:iCs w:val="0"/>
                <w:color w:val="000000"/>
                <w:sz w:val="14"/>
                <w:szCs w:val="14"/>
                <w:lang w:eastAsia="en-US"/>
              </w:rPr>
              <w:t xml:space="preserve"> PARTO UNICO ESPONTANEO, PRESENTACION CEFALICA DE VERTICE</w:t>
            </w:r>
          </w:p>
        </w:tc>
        <w:tc>
          <w:tcPr>
            <w:tcW w:w="0" w:type="auto"/>
            <w:noWrap/>
            <w:hideMark/>
          </w:tcPr>
          <w:p w14:paraId="22FE3895" w14:textId="77777777" w:rsidR="00F018FF" w:rsidRPr="00B52179" w:rsidRDefault="00F018FF" w:rsidP="00F018FF">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eastAsia="en-US"/>
              </w:rPr>
            </w:pPr>
          </w:p>
        </w:tc>
        <w:tc>
          <w:tcPr>
            <w:tcW w:w="0" w:type="auto"/>
            <w:noWrap/>
            <w:hideMark/>
          </w:tcPr>
          <w:p w14:paraId="0DCD79E8"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674</w:t>
            </w:r>
          </w:p>
        </w:tc>
        <w:tc>
          <w:tcPr>
            <w:tcW w:w="0" w:type="auto"/>
            <w:noWrap/>
            <w:hideMark/>
          </w:tcPr>
          <w:p w14:paraId="1ECA8197"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p>
        </w:tc>
        <w:tc>
          <w:tcPr>
            <w:tcW w:w="0" w:type="auto"/>
            <w:noWrap/>
            <w:hideMark/>
          </w:tcPr>
          <w:p w14:paraId="59DA3C3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1520</w:t>
            </w:r>
          </w:p>
        </w:tc>
        <w:tc>
          <w:tcPr>
            <w:tcW w:w="0" w:type="auto"/>
            <w:noWrap/>
            <w:hideMark/>
          </w:tcPr>
          <w:p w14:paraId="244428CD"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1630</w:t>
            </w:r>
          </w:p>
        </w:tc>
        <w:tc>
          <w:tcPr>
            <w:tcW w:w="0" w:type="auto"/>
            <w:noWrap/>
            <w:hideMark/>
          </w:tcPr>
          <w:p w14:paraId="65DE03C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lang w:val="en-US" w:eastAsia="en-US"/>
              </w:rPr>
              <w:t>1253</w:t>
            </w:r>
          </w:p>
        </w:tc>
        <w:tc>
          <w:tcPr>
            <w:tcW w:w="0" w:type="auto"/>
            <w:noWrap/>
            <w:hideMark/>
          </w:tcPr>
          <w:p w14:paraId="114307AA"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color w:val="000000"/>
                <w:sz w:val="14"/>
                <w:szCs w:val="14"/>
                <w:lang w:val="en-US" w:eastAsia="en-US"/>
              </w:rPr>
            </w:pPr>
            <w:r w:rsidRPr="00F018FF">
              <w:rPr>
                <w:rFonts w:ascii="Arial Nova Cond Light" w:hAnsi="Arial Nova Cond Light" w:cs="Calibri"/>
                <w:color w:val="000000"/>
                <w:sz w:val="14"/>
                <w:szCs w:val="14"/>
                <w:highlight w:val="cyan"/>
                <w:lang w:val="en-US" w:eastAsia="en-US"/>
              </w:rPr>
              <w:t>5077</w:t>
            </w:r>
          </w:p>
        </w:tc>
      </w:tr>
      <w:tr w:rsidR="00310115" w:rsidRPr="0013402E" w14:paraId="2A8C8833" w14:textId="77777777" w:rsidTr="00310115">
        <w:trPr>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6747F221" w14:textId="77777777" w:rsidR="00F018FF" w:rsidRPr="00B52179" w:rsidRDefault="00F018FF" w:rsidP="0013402E">
            <w:pPr>
              <w:rPr>
                <w:rFonts w:ascii="Arial Nova Cond Light" w:hAnsi="Arial Nova Cond Light" w:cs="Calibri"/>
                <w:i w:val="0"/>
                <w:iCs w:val="0"/>
                <w:color w:val="000000"/>
                <w:sz w:val="14"/>
                <w:szCs w:val="14"/>
                <w:highlight w:val="green"/>
                <w:lang w:eastAsia="en-US"/>
              </w:rPr>
            </w:pPr>
            <w:r w:rsidRPr="00B52179">
              <w:rPr>
                <w:rFonts w:ascii="Arial Nova Cond Light" w:hAnsi="Arial Nova Cond Light" w:cs="Calibri"/>
                <w:i w:val="0"/>
                <w:iCs w:val="0"/>
                <w:color w:val="000000"/>
                <w:sz w:val="14"/>
                <w:szCs w:val="14"/>
                <w:highlight w:val="green"/>
                <w:lang w:eastAsia="en-US"/>
              </w:rPr>
              <w:t xml:space="preserve"> PARTO UNICO ESPONTANEO, SIN OTRA ESPECIFICACION</w:t>
            </w:r>
          </w:p>
        </w:tc>
        <w:tc>
          <w:tcPr>
            <w:tcW w:w="0" w:type="auto"/>
            <w:noWrap/>
            <w:hideMark/>
          </w:tcPr>
          <w:p w14:paraId="4E20BFF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2993</w:t>
            </w:r>
          </w:p>
        </w:tc>
        <w:tc>
          <w:tcPr>
            <w:tcW w:w="0" w:type="auto"/>
            <w:noWrap/>
            <w:hideMark/>
          </w:tcPr>
          <w:p w14:paraId="5970663A"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1282</w:t>
            </w:r>
          </w:p>
        </w:tc>
        <w:tc>
          <w:tcPr>
            <w:tcW w:w="0" w:type="auto"/>
            <w:noWrap/>
            <w:hideMark/>
          </w:tcPr>
          <w:p w14:paraId="480EAB91"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1530</w:t>
            </w:r>
          </w:p>
        </w:tc>
        <w:tc>
          <w:tcPr>
            <w:tcW w:w="0" w:type="auto"/>
            <w:noWrap/>
            <w:hideMark/>
          </w:tcPr>
          <w:p w14:paraId="75D8B41C"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1765</w:t>
            </w:r>
          </w:p>
        </w:tc>
        <w:tc>
          <w:tcPr>
            <w:tcW w:w="0" w:type="auto"/>
            <w:noWrap/>
            <w:hideMark/>
          </w:tcPr>
          <w:p w14:paraId="15829F98"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1874</w:t>
            </w:r>
          </w:p>
        </w:tc>
        <w:tc>
          <w:tcPr>
            <w:tcW w:w="0" w:type="auto"/>
            <w:noWrap/>
            <w:hideMark/>
          </w:tcPr>
          <w:p w14:paraId="4F3142CA"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r w:rsidRPr="00F018FF">
              <w:rPr>
                <w:rFonts w:ascii="Arial Nova Cond Light" w:hAnsi="Arial Nova Cond Light" w:cs="Calibri"/>
                <w:color w:val="000000"/>
                <w:sz w:val="14"/>
                <w:szCs w:val="14"/>
                <w:highlight w:val="green"/>
                <w:lang w:val="en-US" w:eastAsia="en-US"/>
              </w:rPr>
              <w:t>1393</w:t>
            </w:r>
          </w:p>
        </w:tc>
        <w:tc>
          <w:tcPr>
            <w:tcW w:w="0" w:type="auto"/>
            <w:noWrap/>
            <w:hideMark/>
          </w:tcPr>
          <w:p w14:paraId="2FDC1E8B" w14:textId="77777777" w:rsidR="00F018FF" w:rsidRPr="00F018FF" w:rsidRDefault="00F018FF" w:rsidP="00F018FF">
            <w:pPr>
              <w:jc w:val="right"/>
              <w:cnfStyle w:val="000000000000" w:firstRow="0" w:lastRow="0" w:firstColumn="0" w:lastColumn="0" w:oddVBand="0" w:evenVBand="0" w:oddHBand="0" w:evenHBand="0" w:firstRowFirstColumn="0" w:firstRowLastColumn="0" w:lastRowFirstColumn="0" w:lastRowLastColumn="0"/>
              <w:rPr>
                <w:rFonts w:ascii="Arial Nova Cond Light" w:hAnsi="Arial Nova Cond Light" w:cs="Calibri"/>
                <w:color w:val="000000"/>
                <w:sz w:val="14"/>
                <w:szCs w:val="14"/>
                <w:highlight w:val="green"/>
                <w:lang w:val="en-US" w:eastAsia="en-US"/>
              </w:rPr>
            </w:pPr>
            <w:bookmarkStart w:id="31" w:name="_Hlk135863960"/>
            <w:r w:rsidRPr="00F018FF">
              <w:rPr>
                <w:rFonts w:ascii="Arial Nova Cond Light" w:hAnsi="Arial Nova Cond Light" w:cs="Calibri"/>
                <w:color w:val="000000"/>
                <w:sz w:val="14"/>
                <w:szCs w:val="14"/>
                <w:highlight w:val="green"/>
                <w:lang w:val="en-US" w:eastAsia="en-US"/>
              </w:rPr>
              <w:t>10837</w:t>
            </w:r>
            <w:bookmarkEnd w:id="31"/>
          </w:p>
        </w:tc>
      </w:tr>
      <w:tr w:rsidR="00310115" w:rsidRPr="0013402E" w14:paraId="651A7713" w14:textId="77777777" w:rsidTr="0031011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noWrap/>
            <w:hideMark/>
          </w:tcPr>
          <w:p w14:paraId="6C51CDDD" w14:textId="0CA1BB29" w:rsidR="00F018FF" w:rsidRPr="00F018FF" w:rsidRDefault="00F018FF" w:rsidP="00F018FF">
            <w:pPr>
              <w:rPr>
                <w:rFonts w:ascii="Arial Nova Cond Light" w:hAnsi="Arial Nova Cond Light" w:cs="Calibri"/>
                <w:b/>
                <w:bCs/>
                <w:i w:val="0"/>
                <w:iCs w:val="0"/>
                <w:color w:val="000000"/>
                <w:sz w:val="14"/>
                <w:szCs w:val="14"/>
                <w:lang w:val="en-US" w:eastAsia="en-US"/>
              </w:rPr>
            </w:pPr>
            <w:r w:rsidRPr="00F018FF">
              <w:rPr>
                <w:rFonts w:ascii="Arial Nova Cond Light" w:hAnsi="Arial Nova Cond Light" w:cs="Calibri"/>
                <w:b/>
                <w:bCs/>
                <w:i w:val="0"/>
                <w:iCs w:val="0"/>
                <w:color w:val="000000"/>
                <w:sz w:val="14"/>
                <w:szCs w:val="14"/>
                <w:lang w:val="en-US" w:eastAsia="en-US"/>
              </w:rPr>
              <w:t>Total</w:t>
            </w:r>
          </w:p>
        </w:tc>
        <w:tc>
          <w:tcPr>
            <w:tcW w:w="0" w:type="auto"/>
            <w:noWrap/>
            <w:hideMark/>
          </w:tcPr>
          <w:p w14:paraId="1953801D"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9994</w:t>
            </w:r>
          </w:p>
        </w:tc>
        <w:tc>
          <w:tcPr>
            <w:tcW w:w="0" w:type="auto"/>
            <w:noWrap/>
            <w:hideMark/>
          </w:tcPr>
          <w:p w14:paraId="3366908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8212</w:t>
            </w:r>
          </w:p>
        </w:tc>
        <w:tc>
          <w:tcPr>
            <w:tcW w:w="0" w:type="auto"/>
            <w:noWrap/>
            <w:hideMark/>
          </w:tcPr>
          <w:p w14:paraId="00C2990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10249</w:t>
            </w:r>
          </w:p>
        </w:tc>
        <w:tc>
          <w:tcPr>
            <w:tcW w:w="0" w:type="auto"/>
            <w:noWrap/>
            <w:hideMark/>
          </w:tcPr>
          <w:p w14:paraId="447483AB"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10748</w:t>
            </w:r>
          </w:p>
        </w:tc>
        <w:tc>
          <w:tcPr>
            <w:tcW w:w="0" w:type="auto"/>
            <w:noWrap/>
            <w:hideMark/>
          </w:tcPr>
          <w:p w14:paraId="44EC1BD3"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9387</w:t>
            </w:r>
          </w:p>
        </w:tc>
        <w:tc>
          <w:tcPr>
            <w:tcW w:w="0" w:type="auto"/>
            <w:noWrap/>
            <w:hideMark/>
          </w:tcPr>
          <w:p w14:paraId="30F457C1"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8285</w:t>
            </w:r>
          </w:p>
        </w:tc>
        <w:tc>
          <w:tcPr>
            <w:tcW w:w="0" w:type="auto"/>
            <w:noWrap/>
            <w:hideMark/>
          </w:tcPr>
          <w:p w14:paraId="28D74262" w14:textId="77777777" w:rsidR="00F018FF" w:rsidRPr="00F018FF" w:rsidRDefault="00F018FF" w:rsidP="00F018FF">
            <w:pPr>
              <w:jc w:val="right"/>
              <w:cnfStyle w:val="000000100000" w:firstRow="0" w:lastRow="0" w:firstColumn="0" w:lastColumn="0" w:oddVBand="0" w:evenVBand="0" w:oddHBand="1" w:evenHBand="0" w:firstRowFirstColumn="0" w:firstRowLastColumn="0" w:lastRowFirstColumn="0" w:lastRowLastColumn="0"/>
              <w:rPr>
                <w:rFonts w:ascii="Arial Nova Cond Light" w:hAnsi="Arial Nova Cond Light" w:cs="Calibri"/>
                <w:b/>
                <w:bCs/>
                <w:color w:val="000000"/>
                <w:sz w:val="14"/>
                <w:szCs w:val="14"/>
                <w:lang w:val="en-US" w:eastAsia="en-US"/>
              </w:rPr>
            </w:pPr>
            <w:r w:rsidRPr="00F018FF">
              <w:rPr>
                <w:rFonts w:ascii="Arial Nova Cond Light" w:hAnsi="Arial Nova Cond Light" w:cs="Calibri"/>
                <w:b/>
                <w:bCs/>
                <w:color w:val="000000"/>
                <w:sz w:val="14"/>
                <w:szCs w:val="14"/>
                <w:lang w:val="en-US" w:eastAsia="en-US"/>
              </w:rPr>
              <w:t>56875</w:t>
            </w:r>
          </w:p>
        </w:tc>
      </w:tr>
    </w:tbl>
    <w:p w14:paraId="335A2912" w14:textId="77777777" w:rsidR="005D315D" w:rsidRDefault="005D315D" w:rsidP="00864402">
      <w:pPr>
        <w:jc w:val="both"/>
        <w:rPr>
          <w:rFonts w:ascii="Arial Nova Cond Light" w:hAnsi="Arial Nova Cond Light"/>
          <w:sz w:val="22"/>
          <w:szCs w:val="18"/>
        </w:rPr>
      </w:pPr>
    </w:p>
    <w:p w14:paraId="54D0F677" w14:textId="77777777" w:rsidR="007474D0" w:rsidRDefault="005D315D" w:rsidP="00864402">
      <w:pPr>
        <w:jc w:val="both"/>
        <w:rPr>
          <w:rFonts w:ascii="Arial Nova Cond Light" w:hAnsi="Arial Nova Cond Light"/>
          <w:sz w:val="22"/>
          <w:szCs w:val="18"/>
        </w:rPr>
      </w:pPr>
      <w:r>
        <w:rPr>
          <w:rFonts w:ascii="Arial Nova Cond Light" w:hAnsi="Arial Nova Cond Light"/>
          <w:sz w:val="22"/>
          <w:szCs w:val="18"/>
        </w:rPr>
        <w:t xml:space="preserve">En la tabla resumen indica los eventos de salud </w:t>
      </w:r>
      <w:r w:rsidR="004B091D">
        <w:rPr>
          <w:rFonts w:ascii="Arial Nova Cond Light" w:hAnsi="Arial Nova Cond Light"/>
          <w:sz w:val="22"/>
          <w:szCs w:val="18"/>
        </w:rPr>
        <w:t>con más atenciones desde</w:t>
      </w:r>
      <w:r>
        <w:rPr>
          <w:rFonts w:ascii="Arial Nova Cond Light" w:hAnsi="Arial Nova Cond Light"/>
          <w:sz w:val="22"/>
          <w:szCs w:val="18"/>
        </w:rPr>
        <w:t xml:space="preserve"> 2015 hasta 2020</w:t>
      </w:r>
      <w:r w:rsidR="00D83372">
        <w:rPr>
          <w:rFonts w:ascii="Arial Nova Cond Light" w:hAnsi="Arial Nova Cond Light"/>
          <w:sz w:val="22"/>
          <w:szCs w:val="18"/>
        </w:rPr>
        <w:t xml:space="preserve">, </w:t>
      </w:r>
      <w:r w:rsidR="004B091D">
        <w:rPr>
          <w:rFonts w:ascii="Arial Nova Cond Light" w:hAnsi="Arial Nova Cond Light"/>
          <w:sz w:val="22"/>
          <w:szCs w:val="18"/>
        </w:rPr>
        <w:t xml:space="preserve">siendo los más importantes: </w:t>
      </w:r>
    </w:p>
    <w:p w14:paraId="0E9CFE55" w14:textId="5F13529E" w:rsidR="007474D0" w:rsidRDefault="004B091D" w:rsidP="007474D0">
      <w:pPr>
        <w:pStyle w:val="ListParagraph"/>
        <w:numPr>
          <w:ilvl w:val="0"/>
          <w:numId w:val="12"/>
        </w:numPr>
        <w:jc w:val="both"/>
        <w:rPr>
          <w:rFonts w:ascii="Arial Nova Cond Light" w:hAnsi="Arial Nova Cond Light"/>
          <w:sz w:val="22"/>
          <w:szCs w:val="18"/>
        </w:rPr>
      </w:pPr>
      <w:r w:rsidRPr="007474D0">
        <w:rPr>
          <w:rFonts w:ascii="Arial Nova Cond Light" w:hAnsi="Arial Nova Cond Light"/>
          <w:sz w:val="22"/>
          <w:szCs w:val="18"/>
        </w:rPr>
        <w:lastRenderedPageBreak/>
        <w:t>OTRAS APENDICITIS AGUDAS Y LAS NO ESPECIFICADAS</w:t>
      </w:r>
      <w:r w:rsidR="008E1B2E">
        <w:rPr>
          <w:rFonts w:ascii="Arial Nova Cond Light" w:hAnsi="Arial Nova Cond Light"/>
          <w:sz w:val="22"/>
          <w:szCs w:val="18"/>
        </w:rPr>
        <w:t xml:space="preserve"> (3)</w:t>
      </w:r>
    </w:p>
    <w:p w14:paraId="507754B2" w14:textId="1E5FFD49" w:rsidR="007474D0" w:rsidRDefault="004B091D" w:rsidP="007474D0">
      <w:pPr>
        <w:pStyle w:val="ListParagraph"/>
        <w:numPr>
          <w:ilvl w:val="0"/>
          <w:numId w:val="12"/>
        </w:numPr>
        <w:jc w:val="both"/>
        <w:rPr>
          <w:rFonts w:ascii="Arial Nova Cond Light" w:hAnsi="Arial Nova Cond Light"/>
          <w:sz w:val="22"/>
          <w:szCs w:val="18"/>
        </w:rPr>
      </w:pPr>
      <w:r w:rsidRPr="007474D0">
        <w:rPr>
          <w:rFonts w:ascii="Arial Nova Cond Light" w:hAnsi="Arial Nova Cond Light"/>
          <w:sz w:val="22"/>
          <w:szCs w:val="18"/>
        </w:rPr>
        <w:t>PARTO POR CESAREA</w:t>
      </w:r>
      <w:r w:rsidR="007474D0">
        <w:rPr>
          <w:rFonts w:ascii="Arial Nova Cond Light" w:hAnsi="Arial Nova Cond Light"/>
          <w:sz w:val="22"/>
          <w:szCs w:val="18"/>
        </w:rPr>
        <w:t>,</w:t>
      </w:r>
      <w:r w:rsidRPr="007474D0">
        <w:rPr>
          <w:rFonts w:ascii="Arial Nova Cond Light" w:hAnsi="Arial Nova Cond Light"/>
          <w:sz w:val="22"/>
          <w:szCs w:val="18"/>
        </w:rPr>
        <w:t xml:space="preserve"> SIN OTRA ESPECIFICACION</w:t>
      </w:r>
      <w:r w:rsidR="008E1B2E">
        <w:rPr>
          <w:rFonts w:ascii="Arial Nova Cond Light" w:hAnsi="Arial Nova Cond Light"/>
          <w:sz w:val="22"/>
          <w:szCs w:val="18"/>
        </w:rPr>
        <w:t xml:space="preserve"> (1)</w:t>
      </w:r>
    </w:p>
    <w:p w14:paraId="458C5756" w14:textId="627C02E4" w:rsidR="00F018FF" w:rsidRDefault="004B091D" w:rsidP="007474D0">
      <w:pPr>
        <w:pStyle w:val="ListParagraph"/>
        <w:numPr>
          <w:ilvl w:val="0"/>
          <w:numId w:val="12"/>
        </w:numPr>
        <w:jc w:val="both"/>
        <w:rPr>
          <w:rFonts w:ascii="Arial Nova Cond Light" w:hAnsi="Arial Nova Cond Light"/>
          <w:sz w:val="22"/>
          <w:szCs w:val="18"/>
        </w:rPr>
      </w:pPr>
      <w:r w:rsidRPr="007474D0">
        <w:rPr>
          <w:rFonts w:ascii="Arial Nova Cond Light" w:hAnsi="Arial Nova Cond Light"/>
          <w:sz w:val="22"/>
          <w:szCs w:val="18"/>
        </w:rPr>
        <w:t>PARTO UNICO ESPONTANEO, SIN OTRA ESPECIFICACION</w:t>
      </w:r>
      <w:r w:rsidR="00BD5387" w:rsidRPr="007474D0">
        <w:rPr>
          <w:rFonts w:ascii="Arial Nova Cond Light" w:hAnsi="Arial Nova Cond Light"/>
          <w:sz w:val="22"/>
          <w:szCs w:val="18"/>
        </w:rPr>
        <w:t xml:space="preserve"> </w:t>
      </w:r>
      <w:r w:rsidR="008E1B2E">
        <w:rPr>
          <w:rFonts w:ascii="Arial Nova Cond Light" w:hAnsi="Arial Nova Cond Light"/>
          <w:sz w:val="22"/>
          <w:szCs w:val="18"/>
        </w:rPr>
        <w:t>(2)</w:t>
      </w:r>
    </w:p>
    <w:p w14:paraId="7447D510" w14:textId="77777777" w:rsidR="00476461" w:rsidRDefault="00476461" w:rsidP="00476461">
      <w:pPr>
        <w:jc w:val="both"/>
        <w:rPr>
          <w:rFonts w:ascii="Arial Nova Cond Light" w:hAnsi="Arial Nova Cond Light"/>
          <w:sz w:val="22"/>
          <w:szCs w:val="18"/>
        </w:rPr>
      </w:pPr>
    </w:p>
    <w:p w14:paraId="12568F1C" w14:textId="5F600E9B" w:rsidR="0070621A" w:rsidRDefault="0070621A" w:rsidP="00476461">
      <w:pPr>
        <w:jc w:val="both"/>
        <w:rPr>
          <w:rFonts w:ascii="Arial Nova Cond Light" w:hAnsi="Arial Nova Cond Light"/>
          <w:sz w:val="22"/>
          <w:szCs w:val="18"/>
        </w:rPr>
      </w:pPr>
      <w:r>
        <w:rPr>
          <w:rFonts w:ascii="Arial Nova Cond Light" w:hAnsi="Arial Nova Cond Light"/>
          <w:sz w:val="22"/>
          <w:szCs w:val="18"/>
        </w:rPr>
        <w:t xml:space="preserve">Para lograr el objetivo de este estudio se </w:t>
      </w:r>
      <w:r w:rsidR="00D7656B">
        <w:rPr>
          <w:rFonts w:ascii="Arial Nova Cond Light" w:hAnsi="Arial Nova Cond Light"/>
          <w:sz w:val="22"/>
          <w:szCs w:val="18"/>
        </w:rPr>
        <w:t xml:space="preserve">continua con el análisis de los eventos de salud con </w:t>
      </w:r>
      <w:del w:id="32" w:author="Diego Andres Cuasapaz Heredia" w:date="2023-06-16T23:00:00Z">
        <w:r w:rsidR="00D74205" w:rsidDel="00A21AD4">
          <w:rPr>
            <w:rFonts w:ascii="Arial Nova Cond Light" w:hAnsi="Arial Nova Cond Light"/>
            <w:sz w:val="22"/>
            <w:szCs w:val="18"/>
          </w:rPr>
          <w:delText>mas</w:delText>
        </w:r>
      </w:del>
      <w:ins w:id="33" w:author="Diego Andres Cuasapaz Heredia" w:date="2023-06-16T23:00:00Z">
        <w:r w:rsidR="00A21AD4">
          <w:rPr>
            <w:rFonts w:ascii="Arial Nova Cond Light" w:hAnsi="Arial Nova Cond Light"/>
            <w:sz w:val="22"/>
            <w:szCs w:val="18"/>
          </w:rPr>
          <w:t>más</w:t>
        </w:r>
      </w:ins>
      <w:r w:rsidR="00D74205">
        <w:rPr>
          <w:rFonts w:ascii="Arial Nova Cond Light" w:hAnsi="Arial Nova Cond Light"/>
          <w:sz w:val="22"/>
          <w:szCs w:val="18"/>
        </w:rPr>
        <w:t xml:space="preserve"> causas de muerte en el Ecuador y Manabí (Mortalidad).</w:t>
      </w:r>
    </w:p>
    <w:p w14:paraId="62F34177" w14:textId="77777777" w:rsidR="00476461" w:rsidRDefault="00476461" w:rsidP="00476461">
      <w:pPr>
        <w:jc w:val="both"/>
        <w:rPr>
          <w:ins w:id="34" w:author="Diego Andres Cuasapaz Heredia" w:date="2023-06-17T01:34:00Z"/>
          <w:rFonts w:ascii="Arial Nova Cond Light" w:hAnsi="Arial Nova Cond Light"/>
          <w:sz w:val="22"/>
          <w:szCs w:val="18"/>
        </w:rPr>
      </w:pPr>
    </w:p>
    <w:p w14:paraId="309FFFB2" w14:textId="298BBFEC" w:rsidR="00666D75" w:rsidRPr="00C66849" w:rsidRDefault="00666D75" w:rsidP="00476461">
      <w:pPr>
        <w:jc w:val="both"/>
        <w:rPr>
          <w:ins w:id="35" w:author="Diego Andres Cuasapaz Heredia" w:date="2023-06-17T01:34:00Z"/>
          <w:rFonts w:ascii="Arial Nova Cond Light" w:hAnsi="Arial Nova Cond Light"/>
          <w:b/>
          <w:bCs/>
          <w:sz w:val="22"/>
          <w:szCs w:val="18"/>
        </w:rPr>
      </w:pPr>
      <w:ins w:id="36" w:author="Diego Andres Cuasapaz Heredia" w:date="2023-06-17T01:34:00Z">
        <w:r w:rsidRPr="00C66849">
          <w:rPr>
            <w:rFonts w:ascii="Arial Nova Cond Light" w:hAnsi="Arial Nova Cond Light"/>
            <w:b/>
            <w:bCs/>
            <w:sz w:val="22"/>
            <w:szCs w:val="18"/>
          </w:rPr>
          <w:t>MORTALIDAD</w:t>
        </w:r>
      </w:ins>
    </w:p>
    <w:p w14:paraId="27B6AC27" w14:textId="77777777" w:rsidR="00666D75" w:rsidRDefault="00666D75" w:rsidP="00476461">
      <w:pPr>
        <w:jc w:val="both"/>
        <w:rPr>
          <w:rFonts w:ascii="Arial Nova Cond Light" w:hAnsi="Arial Nova Cond Light"/>
          <w:sz w:val="22"/>
          <w:szCs w:val="18"/>
        </w:rPr>
      </w:pPr>
    </w:p>
    <w:p w14:paraId="4DBEDA87" w14:textId="7A61D218" w:rsidR="00CD3E1E" w:rsidRDefault="00A54CA2" w:rsidP="00CD3E1E">
      <w:pPr>
        <w:jc w:val="center"/>
        <w:rPr>
          <w:rFonts w:ascii="Arial Nova Cond Light" w:hAnsi="Arial Nova Cond Light"/>
          <w:sz w:val="22"/>
          <w:szCs w:val="18"/>
        </w:rPr>
      </w:pPr>
      <w:r>
        <w:rPr>
          <w:noProof/>
        </w:rPr>
        <w:drawing>
          <wp:inline distT="0" distB="0" distL="0" distR="0" wp14:anchorId="15C5EE9D" wp14:editId="73D4097A">
            <wp:extent cx="2647950" cy="8474043"/>
            <wp:effectExtent l="0" t="0" r="0" b="3810"/>
            <wp:docPr id="5417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3255" name=""/>
                    <pic:cNvPicPr/>
                  </pic:nvPicPr>
                  <pic:blipFill rotWithShape="1">
                    <a:blip r:embed="rId16"/>
                    <a:srcRect l="11194" t="1260" r="9884" b="371"/>
                    <a:stretch/>
                  </pic:blipFill>
                  <pic:spPr bwMode="auto">
                    <a:xfrm>
                      <a:off x="0" y="0"/>
                      <a:ext cx="2649095" cy="8477707"/>
                    </a:xfrm>
                    <a:prstGeom prst="rect">
                      <a:avLst/>
                    </a:prstGeom>
                    <a:ln>
                      <a:noFill/>
                    </a:ln>
                    <a:extLst>
                      <a:ext uri="{53640926-AAD7-44D8-BBD7-CCE9431645EC}">
                        <a14:shadowObscured xmlns:a14="http://schemas.microsoft.com/office/drawing/2010/main"/>
                      </a:ext>
                    </a:extLst>
                  </pic:spPr>
                </pic:pic>
              </a:graphicData>
            </a:graphic>
          </wp:inline>
        </w:drawing>
      </w:r>
    </w:p>
    <w:p w14:paraId="33DAB2E2" w14:textId="77777777" w:rsidR="00CD3E1E" w:rsidRDefault="00CD3E1E" w:rsidP="00CD3E1E">
      <w:pPr>
        <w:jc w:val="center"/>
        <w:rPr>
          <w:rFonts w:ascii="Arial Nova Cond Light" w:hAnsi="Arial Nova Cond Light"/>
          <w:sz w:val="22"/>
          <w:szCs w:val="18"/>
        </w:rPr>
      </w:pPr>
    </w:p>
    <w:p w14:paraId="153AD335" w14:textId="5080BF17" w:rsidR="004D2AFB" w:rsidRDefault="004D2AFB" w:rsidP="004D2AFB">
      <w:pPr>
        <w:jc w:val="center"/>
        <w:rPr>
          <w:rFonts w:ascii="Arial Nova Cond Light" w:hAnsi="Arial Nova Cond Light"/>
          <w:sz w:val="22"/>
          <w:szCs w:val="18"/>
        </w:rPr>
      </w:pPr>
      <w:r>
        <w:rPr>
          <w:noProof/>
        </w:rPr>
        <w:drawing>
          <wp:inline distT="0" distB="0" distL="0" distR="0" wp14:anchorId="762FAC58" wp14:editId="37A1EEB9">
            <wp:extent cx="3503691" cy="1729677"/>
            <wp:effectExtent l="0" t="0" r="1905" b="4445"/>
            <wp:docPr id="132221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8087" name=""/>
                    <pic:cNvPicPr/>
                  </pic:nvPicPr>
                  <pic:blipFill rotWithShape="1">
                    <a:blip r:embed="rId17"/>
                    <a:srcRect l="1131" t="7322" r="1367" b="7630"/>
                    <a:stretch/>
                  </pic:blipFill>
                  <pic:spPr bwMode="auto">
                    <a:xfrm>
                      <a:off x="0" y="0"/>
                      <a:ext cx="3529652" cy="1742493"/>
                    </a:xfrm>
                    <a:prstGeom prst="rect">
                      <a:avLst/>
                    </a:prstGeom>
                    <a:ln>
                      <a:noFill/>
                    </a:ln>
                    <a:extLst>
                      <a:ext uri="{53640926-AAD7-44D8-BBD7-CCE9431645EC}">
                        <a14:shadowObscured xmlns:a14="http://schemas.microsoft.com/office/drawing/2010/main"/>
                      </a:ext>
                    </a:extLst>
                  </pic:spPr>
                </pic:pic>
              </a:graphicData>
            </a:graphic>
          </wp:inline>
        </w:drawing>
      </w:r>
    </w:p>
    <w:p w14:paraId="2C90D931" w14:textId="77777777" w:rsidR="004D2AFB" w:rsidRDefault="004D2AFB" w:rsidP="004D2AFB">
      <w:pPr>
        <w:jc w:val="center"/>
        <w:rPr>
          <w:rFonts w:ascii="Arial Nova Cond Light" w:hAnsi="Arial Nova Cond Light"/>
          <w:sz w:val="22"/>
          <w:szCs w:val="18"/>
        </w:rPr>
      </w:pPr>
    </w:p>
    <w:p w14:paraId="095DDEE1" w14:textId="6506F72F" w:rsidR="004A6CA8" w:rsidRDefault="0072474E" w:rsidP="006E7A29">
      <w:pPr>
        <w:jc w:val="center"/>
        <w:rPr>
          <w:rFonts w:ascii="Arial Nova Cond Light" w:hAnsi="Arial Nova Cond Light"/>
          <w:sz w:val="22"/>
          <w:szCs w:val="18"/>
        </w:rPr>
      </w:pPr>
      <w:r>
        <w:rPr>
          <w:noProof/>
        </w:rPr>
        <w:drawing>
          <wp:inline distT="0" distB="0" distL="0" distR="0" wp14:anchorId="5745C0A8" wp14:editId="01CD6ABD">
            <wp:extent cx="5507542" cy="2980487"/>
            <wp:effectExtent l="0" t="0" r="0" b="0"/>
            <wp:docPr id="8560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601" name=""/>
                    <pic:cNvPicPr/>
                  </pic:nvPicPr>
                  <pic:blipFill rotWithShape="1">
                    <a:blip r:embed="rId18"/>
                    <a:srcRect l="1225" t="5042" r="608" b="6068"/>
                    <a:stretch/>
                  </pic:blipFill>
                  <pic:spPr bwMode="auto">
                    <a:xfrm>
                      <a:off x="0" y="0"/>
                      <a:ext cx="5509287" cy="2981431"/>
                    </a:xfrm>
                    <a:prstGeom prst="rect">
                      <a:avLst/>
                    </a:prstGeom>
                    <a:ln>
                      <a:noFill/>
                    </a:ln>
                    <a:extLst>
                      <a:ext uri="{53640926-AAD7-44D8-BBD7-CCE9431645EC}">
                        <a14:shadowObscured xmlns:a14="http://schemas.microsoft.com/office/drawing/2010/main"/>
                      </a:ext>
                    </a:extLst>
                  </pic:spPr>
                </pic:pic>
              </a:graphicData>
            </a:graphic>
          </wp:inline>
        </w:drawing>
      </w:r>
    </w:p>
    <w:p w14:paraId="157ABB77" w14:textId="77777777" w:rsidR="004A6CA8" w:rsidRDefault="004A6CA8" w:rsidP="00476461">
      <w:pPr>
        <w:jc w:val="both"/>
        <w:rPr>
          <w:ins w:id="37" w:author="Diego Andres Cuasapaz Heredia" w:date="2023-06-17T01:35:00Z"/>
          <w:rFonts w:ascii="Arial Nova Cond Light" w:hAnsi="Arial Nova Cond Light"/>
          <w:sz w:val="22"/>
          <w:szCs w:val="18"/>
        </w:rPr>
      </w:pPr>
    </w:p>
    <w:tbl>
      <w:tblPr>
        <w:tblStyle w:val="TableGrid"/>
        <w:tblW w:w="0" w:type="auto"/>
        <w:tblLook w:val="04A0" w:firstRow="1" w:lastRow="0" w:firstColumn="1" w:lastColumn="0" w:noHBand="0" w:noVBand="1"/>
      </w:tblPr>
      <w:tblGrid>
        <w:gridCol w:w="2927"/>
        <w:gridCol w:w="2936"/>
        <w:gridCol w:w="2965"/>
        <w:tblGridChange w:id="38">
          <w:tblGrid>
            <w:gridCol w:w="2927"/>
            <w:gridCol w:w="2936"/>
            <w:gridCol w:w="2965"/>
          </w:tblGrid>
        </w:tblGridChange>
      </w:tblGrid>
      <w:tr w:rsidR="001105C5" w14:paraId="268F6B4F" w14:textId="77777777" w:rsidTr="008B18F5">
        <w:trPr>
          <w:ins w:id="39" w:author="Diego Andres Cuasapaz Heredia" w:date="2023-06-17T01:35:00Z"/>
        </w:trPr>
        <w:tc>
          <w:tcPr>
            <w:tcW w:w="2927" w:type="dxa"/>
            <w:vAlign w:val="center"/>
          </w:tcPr>
          <w:p w14:paraId="2954BB18" w14:textId="5E6732AE" w:rsidR="00FE42FB" w:rsidRDefault="00FE42FB" w:rsidP="00212D34">
            <w:pPr>
              <w:jc w:val="center"/>
              <w:rPr>
                <w:ins w:id="40" w:author="Diego Andres Cuasapaz Heredia" w:date="2023-06-17T01:35:00Z"/>
                <w:rFonts w:ascii="Arial Nova Cond Light" w:hAnsi="Arial Nova Cond Light"/>
                <w:sz w:val="22"/>
                <w:szCs w:val="18"/>
              </w:rPr>
              <w:pPrChange w:id="41" w:author="Diego Andres Cuasapaz Heredia" w:date="2023-06-17T01:35:00Z">
                <w:pPr>
                  <w:jc w:val="both"/>
                </w:pPr>
              </w:pPrChange>
            </w:pPr>
            <w:ins w:id="42" w:author="Diego Andres Cuasapaz Heredia" w:date="2023-06-17T01:35:00Z">
              <w:r w:rsidRPr="00FE42FB">
                <w:rPr>
                  <w:rFonts w:ascii="Arial Nova Cond Light" w:hAnsi="Arial Nova Cond Light"/>
                  <w:sz w:val="22"/>
                  <w:szCs w:val="18"/>
                </w:rPr>
                <w:drawing>
                  <wp:inline distT="0" distB="0" distL="0" distR="0" wp14:anchorId="38101720" wp14:editId="5774D890">
                    <wp:extent cx="1645920" cy="1280346"/>
                    <wp:effectExtent l="0" t="0" r="0" b="0"/>
                    <wp:docPr id="4725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0126" name=""/>
                            <pic:cNvPicPr/>
                          </pic:nvPicPr>
                          <pic:blipFill>
                            <a:blip r:embed="rId19"/>
                            <a:stretch>
                              <a:fillRect/>
                            </a:stretch>
                          </pic:blipFill>
                          <pic:spPr>
                            <a:xfrm>
                              <a:off x="0" y="0"/>
                              <a:ext cx="1645920" cy="1280346"/>
                            </a:xfrm>
                            <a:prstGeom prst="rect">
                              <a:avLst/>
                            </a:prstGeom>
                          </pic:spPr>
                        </pic:pic>
                      </a:graphicData>
                    </a:graphic>
                  </wp:inline>
                </w:drawing>
              </w:r>
            </w:ins>
          </w:p>
        </w:tc>
        <w:tc>
          <w:tcPr>
            <w:tcW w:w="2936" w:type="dxa"/>
            <w:vAlign w:val="center"/>
          </w:tcPr>
          <w:p w14:paraId="329A3DD1" w14:textId="3371B369" w:rsidR="00FE42FB" w:rsidRDefault="00212D34" w:rsidP="00212D34">
            <w:pPr>
              <w:jc w:val="center"/>
              <w:rPr>
                <w:ins w:id="43" w:author="Diego Andres Cuasapaz Heredia" w:date="2023-06-17T01:35:00Z"/>
                <w:rFonts w:ascii="Arial Nova Cond Light" w:hAnsi="Arial Nova Cond Light"/>
                <w:sz w:val="22"/>
                <w:szCs w:val="18"/>
              </w:rPr>
            </w:pPr>
            <w:r w:rsidRPr="00212D34">
              <w:rPr>
                <w:rFonts w:ascii="Arial Nova Cond Light" w:hAnsi="Arial Nova Cond Light"/>
                <w:sz w:val="22"/>
                <w:szCs w:val="18"/>
              </w:rPr>
              <w:drawing>
                <wp:inline distT="0" distB="0" distL="0" distR="0" wp14:anchorId="2BFC88E8" wp14:editId="78294B2B">
                  <wp:extent cx="1688664" cy="1280160"/>
                  <wp:effectExtent l="0" t="0" r="6985" b="0"/>
                  <wp:docPr id="19167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2268" name=""/>
                          <pic:cNvPicPr/>
                        </pic:nvPicPr>
                        <pic:blipFill>
                          <a:blip r:embed="rId20"/>
                          <a:stretch>
                            <a:fillRect/>
                          </a:stretch>
                        </pic:blipFill>
                        <pic:spPr>
                          <a:xfrm>
                            <a:off x="0" y="0"/>
                            <a:ext cx="1688664" cy="1280160"/>
                          </a:xfrm>
                          <a:prstGeom prst="rect">
                            <a:avLst/>
                          </a:prstGeom>
                        </pic:spPr>
                      </pic:pic>
                    </a:graphicData>
                  </a:graphic>
                </wp:inline>
              </w:drawing>
            </w:r>
          </w:p>
        </w:tc>
        <w:tc>
          <w:tcPr>
            <w:tcW w:w="2965" w:type="dxa"/>
            <w:vAlign w:val="center"/>
          </w:tcPr>
          <w:p w14:paraId="62425A4F" w14:textId="61377340" w:rsidR="00FE42FB" w:rsidRDefault="00B01EBA" w:rsidP="00212D34">
            <w:pPr>
              <w:jc w:val="center"/>
              <w:rPr>
                <w:ins w:id="44" w:author="Diego Andres Cuasapaz Heredia" w:date="2023-06-17T01:35:00Z"/>
                <w:rFonts w:ascii="Arial Nova Cond Light" w:hAnsi="Arial Nova Cond Light"/>
                <w:sz w:val="22"/>
                <w:szCs w:val="18"/>
              </w:rPr>
            </w:pPr>
            <w:r w:rsidRPr="00B01EBA">
              <w:rPr>
                <w:rFonts w:ascii="Arial Nova Cond Light" w:hAnsi="Arial Nova Cond Light"/>
                <w:sz w:val="22"/>
                <w:szCs w:val="18"/>
              </w:rPr>
              <w:drawing>
                <wp:inline distT="0" distB="0" distL="0" distR="0" wp14:anchorId="274D3E03" wp14:editId="2122C56C">
                  <wp:extent cx="1708814" cy="1280160"/>
                  <wp:effectExtent l="0" t="0" r="5715" b="0"/>
                  <wp:docPr id="85242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5376" name=""/>
                          <pic:cNvPicPr/>
                        </pic:nvPicPr>
                        <pic:blipFill>
                          <a:blip r:embed="rId21"/>
                          <a:stretch>
                            <a:fillRect/>
                          </a:stretch>
                        </pic:blipFill>
                        <pic:spPr>
                          <a:xfrm>
                            <a:off x="0" y="0"/>
                            <a:ext cx="1708814" cy="1280160"/>
                          </a:xfrm>
                          <a:prstGeom prst="rect">
                            <a:avLst/>
                          </a:prstGeom>
                        </pic:spPr>
                      </pic:pic>
                    </a:graphicData>
                  </a:graphic>
                </wp:inline>
              </w:drawing>
            </w:r>
          </w:p>
        </w:tc>
      </w:tr>
      <w:tr w:rsidR="008B18F5" w14:paraId="3D584AA0" w14:textId="77777777" w:rsidTr="008B18F5">
        <w:trPr>
          <w:ins w:id="45" w:author="Diego Andres Cuasapaz Heredia" w:date="2023-06-17T01:35:00Z"/>
        </w:trPr>
        <w:tc>
          <w:tcPr>
            <w:tcW w:w="2927" w:type="dxa"/>
            <w:vAlign w:val="center"/>
          </w:tcPr>
          <w:p w14:paraId="67146AAC" w14:textId="0EA6AA13" w:rsidR="00FE42FB" w:rsidRDefault="008D085C" w:rsidP="00212D34">
            <w:pPr>
              <w:jc w:val="center"/>
              <w:rPr>
                <w:ins w:id="46" w:author="Diego Andres Cuasapaz Heredia" w:date="2023-06-17T01:35:00Z"/>
                <w:rFonts w:ascii="Arial Nova Cond Light" w:hAnsi="Arial Nova Cond Light"/>
                <w:sz w:val="22"/>
                <w:szCs w:val="18"/>
              </w:rPr>
            </w:pPr>
            <w:r w:rsidRPr="008D085C">
              <w:rPr>
                <w:rFonts w:ascii="Arial Nova Cond Light" w:hAnsi="Arial Nova Cond Light"/>
                <w:sz w:val="22"/>
                <w:szCs w:val="18"/>
              </w:rPr>
              <w:drawing>
                <wp:inline distT="0" distB="0" distL="0" distR="0" wp14:anchorId="2AD755A6" wp14:editId="3654CC8C">
                  <wp:extent cx="1729449" cy="1280160"/>
                  <wp:effectExtent l="0" t="0" r="4445" b="0"/>
                  <wp:docPr id="30633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7982" name=""/>
                          <pic:cNvPicPr/>
                        </pic:nvPicPr>
                        <pic:blipFill>
                          <a:blip r:embed="rId22"/>
                          <a:stretch>
                            <a:fillRect/>
                          </a:stretch>
                        </pic:blipFill>
                        <pic:spPr>
                          <a:xfrm>
                            <a:off x="0" y="0"/>
                            <a:ext cx="1729449" cy="1280160"/>
                          </a:xfrm>
                          <a:prstGeom prst="rect">
                            <a:avLst/>
                          </a:prstGeom>
                        </pic:spPr>
                      </pic:pic>
                    </a:graphicData>
                  </a:graphic>
                </wp:inline>
              </w:drawing>
            </w:r>
          </w:p>
        </w:tc>
        <w:tc>
          <w:tcPr>
            <w:tcW w:w="2936" w:type="dxa"/>
            <w:vAlign w:val="center"/>
          </w:tcPr>
          <w:p w14:paraId="154D3270" w14:textId="6FC7EF07" w:rsidR="00FE42FB" w:rsidRDefault="00010F7A" w:rsidP="00212D34">
            <w:pPr>
              <w:jc w:val="center"/>
              <w:rPr>
                <w:ins w:id="47" w:author="Diego Andres Cuasapaz Heredia" w:date="2023-06-17T01:35:00Z"/>
                <w:rFonts w:ascii="Arial Nova Cond Light" w:hAnsi="Arial Nova Cond Light"/>
                <w:sz w:val="22"/>
                <w:szCs w:val="18"/>
              </w:rPr>
            </w:pPr>
            <w:r w:rsidRPr="00010F7A">
              <w:rPr>
                <w:rFonts w:ascii="Arial Nova Cond Light" w:hAnsi="Arial Nova Cond Light"/>
                <w:sz w:val="22"/>
                <w:szCs w:val="18"/>
              </w:rPr>
              <w:drawing>
                <wp:inline distT="0" distB="0" distL="0" distR="0" wp14:anchorId="6429D60A" wp14:editId="5C64A7B1">
                  <wp:extent cx="1739553" cy="1280160"/>
                  <wp:effectExtent l="0" t="0" r="0" b="0"/>
                  <wp:docPr id="195282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23159" name=""/>
                          <pic:cNvPicPr/>
                        </pic:nvPicPr>
                        <pic:blipFill>
                          <a:blip r:embed="rId23"/>
                          <a:stretch>
                            <a:fillRect/>
                          </a:stretch>
                        </pic:blipFill>
                        <pic:spPr>
                          <a:xfrm>
                            <a:off x="0" y="0"/>
                            <a:ext cx="1739553" cy="1280160"/>
                          </a:xfrm>
                          <a:prstGeom prst="rect">
                            <a:avLst/>
                          </a:prstGeom>
                        </pic:spPr>
                      </pic:pic>
                    </a:graphicData>
                  </a:graphic>
                </wp:inline>
              </w:drawing>
            </w:r>
          </w:p>
        </w:tc>
        <w:tc>
          <w:tcPr>
            <w:tcW w:w="2965" w:type="dxa"/>
            <w:vAlign w:val="center"/>
          </w:tcPr>
          <w:p w14:paraId="4D94A005" w14:textId="09982BD2" w:rsidR="00FE42FB" w:rsidRDefault="001105C5" w:rsidP="00212D34">
            <w:pPr>
              <w:jc w:val="center"/>
              <w:rPr>
                <w:ins w:id="48" w:author="Diego Andres Cuasapaz Heredia" w:date="2023-06-17T01:35:00Z"/>
                <w:rFonts w:ascii="Arial Nova Cond Light" w:hAnsi="Arial Nova Cond Light"/>
                <w:sz w:val="22"/>
                <w:szCs w:val="18"/>
              </w:rPr>
            </w:pPr>
            <w:r w:rsidRPr="001105C5">
              <w:rPr>
                <w:rFonts w:ascii="Arial Nova Cond Light" w:hAnsi="Arial Nova Cond Light"/>
                <w:sz w:val="22"/>
                <w:szCs w:val="18"/>
              </w:rPr>
              <w:drawing>
                <wp:inline distT="0" distB="0" distL="0" distR="0" wp14:anchorId="2DD5C885" wp14:editId="056CCF2C">
                  <wp:extent cx="1757933" cy="1280160"/>
                  <wp:effectExtent l="0" t="0" r="0" b="0"/>
                  <wp:docPr id="62563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34213" name=""/>
                          <pic:cNvPicPr/>
                        </pic:nvPicPr>
                        <pic:blipFill>
                          <a:blip r:embed="rId24"/>
                          <a:stretch>
                            <a:fillRect/>
                          </a:stretch>
                        </pic:blipFill>
                        <pic:spPr>
                          <a:xfrm>
                            <a:off x="0" y="0"/>
                            <a:ext cx="1757933" cy="1280160"/>
                          </a:xfrm>
                          <a:prstGeom prst="rect">
                            <a:avLst/>
                          </a:prstGeom>
                        </pic:spPr>
                      </pic:pic>
                    </a:graphicData>
                  </a:graphic>
                </wp:inline>
              </w:drawing>
            </w:r>
          </w:p>
        </w:tc>
      </w:tr>
      <w:tr w:rsidR="008B18F5" w14:paraId="1A7AFD85" w14:textId="77777777" w:rsidTr="00F57382">
        <w:tc>
          <w:tcPr>
            <w:tcW w:w="8828" w:type="dxa"/>
            <w:gridSpan w:val="3"/>
            <w:vAlign w:val="center"/>
          </w:tcPr>
          <w:p w14:paraId="1B86B92F" w14:textId="352F752A" w:rsidR="008B18F5" w:rsidRPr="00B57932" w:rsidRDefault="00B57932" w:rsidP="00212D34">
            <w:pPr>
              <w:jc w:val="center"/>
              <w:rPr>
                <w:rFonts w:ascii="Arial Nova Cond Light" w:hAnsi="Arial Nova Cond Light"/>
                <w:sz w:val="22"/>
                <w:szCs w:val="18"/>
              </w:rPr>
            </w:pPr>
            <w:r w:rsidRPr="00B57932">
              <w:rPr>
                <w:rFonts w:ascii="Arial Nova Cond Light" w:hAnsi="Arial Nova Cond Light"/>
                <w:b/>
                <w:bCs/>
                <w:sz w:val="20"/>
                <w:szCs w:val="16"/>
              </w:rPr>
              <w:t>Figura:</w:t>
            </w:r>
            <w:r w:rsidRPr="00B57932">
              <w:rPr>
                <w:rFonts w:ascii="Arial Nova Cond Light" w:hAnsi="Arial Nova Cond Light"/>
                <w:sz w:val="20"/>
                <w:szCs w:val="16"/>
              </w:rPr>
              <w:t xml:space="preserve"> </w:t>
            </w:r>
            <w:r w:rsidR="008B18F5" w:rsidRPr="00B57932">
              <w:rPr>
                <w:rFonts w:ascii="Arial Nova Cond Light" w:hAnsi="Arial Nova Cond Light"/>
                <w:sz w:val="20"/>
                <w:szCs w:val="16"/>
              </w:rPr>
              <w:t>Tasa de Mortalidad</w:t>
            </w:r>
            <w:r w:rsidRPr="00B57932">
              <w:rPr>
                <w:rFonts w:ascii="Arial Nova Cond Light" w:hAnsi="Arial Nova Cond Light"/>
                <w:sz w:val="20"/>
                <w:szCs w:val="16"/>
              </w:rPr>
              <w:t xml:space="preserve"> x cada 1000 habitantes en los cantones de la provincia de Manabí</w:t>
            </w:r>
            <w:r w:rsidR="008B18F5" w:rsidRPr="00B57932">
              <w:rPr>
                <w:rFonts w:ascii="Arial Nova Cond Light" w:hAnsi="Arial Nova Cond Light"/>
                <w:sz w:val="20"/>
                <w:szCs w:val="16"/>
              </w:rPr>
              <w:t xml:space="preserve"> </w:t>
            </w:r>
          </w:p>
        </w:tc>
      </w:tr>
    </w:tbl>
    <w:p w14:paraId="163BED8A" w14:textId="77777777" w:rsidR="00633F2F" w:rsidRDefault="00633F2F" w:rsidP="00476461">
      <w:pPr>
        <w:jc w:val="both"/>
        <w:rPr>
          <w:rFonts w:ascii="Arial Nova Cond Light" w:hAnsi="Arial Nova Cond Light"/>
          <w:sz w:val="22"/>
          <w:szCs w:val="18"/>
        </w:rPr>
      </w:pPr>
    </w:p>
    <w:p w14:paraId="5C6D0CB1" w14:textId="3E0BD50A" w:rsidR="00F91D34" w:rsidRPr="00476461" w:rsidRDefault="00A500DF" w:rsidP="00476461">
      <w:pPr>
        <w:jc w:val="both"/>
        <w:rPr>
          <w:rFonts w:ascii="Arial Nova Cond Light" w:hAnsi="Arial Nova Cond Light"/>
          <w:sz w:val="22"/>
          <w:szCs w:val="18"/>
        </w:rPr>
      </w:pPr>
      <w:r>
        <w:rPr>
          <w:rFonts w:ascii="Arial Nova Cond Light" w:hAnsi="Arial Nova Cond Light"/>
          <w:sz w:val="22"/>
          <w:szCs w:val="18"/>
        </w:rPr>
        <w:t xml:space="preserve">Verificar correlación entre población y defunciones </w:t>
      </w:r>
    </w:p>
    <w:p w14:paraId="5E38496A" w14:textId="3BDB87EB" w:rsidR="005E7573" w:rsidRPr="00DB2C38" w:rsidRDefault="005E7573" w:rsidP="00DB2C38">
      <w:pPr>
        <w:pStyle w:val="Heading1"/>
        <w:rPr>
          <w:rFonts w:ascii="Arial Nova Cond Light" w:hAnsi="Arial Nova Cond Light" w:cstheme="minorHAnsi"/>
          <w:color w:val="000000"/>
          <w:sz w:val="22"/>
          <w:szCs w:val="22"/>
        </w:rPr>
      </w:pPr>
      <w:r w:rsidRPr="00DB2C38">
        <w:rPr>
          <w:rFonts w:ascii="Arial Nova Cond Light" w:hAnsi="Arial Nova Cond Light"/>
          <w:sz w:val="22"/>
          <w:szCs w:val="22"/>
        </w:rPr>
        <w:t>Discusión</w:t>
      </w:r>
    </w:p>
    <w:p w14:paraId="3065568E" w14:textId="77777777" w:rsidR="005E7573" w:rsidRPr="00DB2C38" w:rsidRDefault="005E7573" w:rsidP="00DB2C38">
      <w:pPr>
        <w:pStyle w:val="Heading1"/>
        <w:rPr>
          <w:rFonts w:ascii="Arial Nova Cond Light" w:hAnsi="Arial Nova Cond Light" w:cstheme="minorHAnsi"/>
          <w:color w:val="000000"/>
          <w:sz w:val="22"/>
          <w:szCs w:val="22"/>
        </w:rPr>
      </w:pPr>
      <w:r w:rsidRPr="00DB2C38">
        <w:rPr>
          <w:rFonts w:ascii="Arial Nova Cond Light" w:hAnsi="Arial Nova Cond Light"/>
          <w:sz w:val="22"/>
          <w:szCs w:val="22"/>
        </w:rPr>
        <w:t>Conclusiones y recomendaciones</w:t>
      </w:r>
    </w:p>
    <w:p w14:paraId="3AB64068" w14:textId="77777777" w:rsidR="005E7573" w:rsidRPr="00DB2C38" w:rsidRDefault="005E7573" w:rsidP="00DB2C38">
      <w:pPr>
        <w:pStyle w:val="Heading1"/>
        <w:rPr>
          <w:rFonts w:ascii="Arial Nova Cond Light" w:hAnsi="Arial Nova Cond Light" w:cstheme="minorHAnsi"/>
          <w:color w:val="000000"/>
          <w:sz w:val="22"/>
          <w:szCs w:val="22"/>
        </w:rPr>
      </w:pPr>
      <w:r w:rsidRPr="00DB2C38">
        <w:rPr>
          <w:rFonts w:ascii="Arial Nova Cond Light" w:hAnsi="Arial Nova Cond Light"/>
          <w:sz w:val="22"/>
          <w:szCs w:val="22"/>
        </w:rPr>
        <w:t>Referencias bibliográficas</w:t>
      </w:r>
    </w:p>
    <w:p w14:paraId="78231F18" w14:textId="0BEC4ED5" w:rsidR="00252891" w:rsidRPr="00C27FE7" w:rsidRDefault="00252891" w:rsidP="00252891">
      <w:pPr>
        <w:rPr>
          <w:rFonts w:ascii="Arial Nova Cond Light" w:hAnsi="Arial Nova Cond Light" w:cs="Arial"/>
          <w:b/>
          <w:i/>
          <w:u w:val="single"/>
          <w:lang w:val="pt-BR"/>
        </w:rPr>
      </w:pPr>
    </w:p>
    <w:p w14:paraId="3B22CA5C" w14:textId="77777777" w:rsidR="00252891" w:rsidRPr="00C27FE7" w:rsidRDefault="00252891" w:rsidP="00252891">
      <w:pPr>
        <w:rPr>
          <w:rFonts w:ascii="Arial Nova Cond Light" w:hAnsi="Arial Nova Cond Light" w:cs="Arial"/>
          <w:lang w:val="pt-BR"/>
        </w:rPr>
      </w:pPr>
    </w:p>
    <w:sectPr w:rsidR="00252891" w:rsidRPr="00C27FE7" w:rsidSect="00137FF4">
      <w:headerReference w:type="even" r:id="rId25"/>
      <w:headerReference w:type="default" r:id="rId26"/>
      <w:footerReference w:type="even" r:id="rId27"/>
      <w:footerReference w:type="default" r:id="rId28"/>
      <w:headerReference w:type="first" r:id="rId29"/>
      <w:footerReference w:type="first" r:id="rId30"/>
      <w:pgSz w:w="12240" w:h="15840"/>
      <w:pgMar w:top="1417" w:right="1701" w:bottom="85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y Alexandra Bustamante" w:date="2023-06-02T18:10:00Z" w:initials="KAB">
    <w:p w14:paraId="0C41D7FA" w14:textId="5ABA09A5" w:rsidR="00B52179" w:rsidRDefault="00B52179">
      <w:pPr>
        <w:pStyle w:val="CommentText"/>
      </w:pPr>
      <w:r>
        <w:rPr>
          <w:rStyle w:val="CommentReference"/>
        </w:rPr>
        <w:annotationRef/>
      </w:r>
      <w:r>
        <w:t>Ampliar esta sección, se recomienda de unas tres a cinco hojas, y la introducción debe ser un resumen del conocimiento actual de su tema, recuerde primero enfocarse en su objetivo general, y luego se enfoca en sus objetivos específicos.</w:t>
      </w:r>
    </w:p>
  </w:comment>
  <w:comment w:id="1" w:author="Kathy Alexandra Bustamante" w:date="2023-06-02T18:32:00Z" w:initials="KAB">
    <w:p w14:paraId="417AB513" w14:textId="1B8181E8" w:rsidR="008B2FF3" w:rsidRDefault="008B2FF3">
      <w:pPr>
        <w:pStyle w:val="CommentText"/>
      </w:pPr>
      <w:r>
        <w:rPr>
          <w:rStyle w:val="CommentReference"/>
        </w:rPr>
        <w:annotationRef/>
      </w:r>
    </w:p>
  </w:comment>
  <w:comment w:id="2" w:author="Kathy Alexandra Bustamante" w:date="2023-06-02T18:32:00Z" w:initials="KAB">
    <w:p w14:paraId="7BA9E063" w14:textId="7C6F29F3" w:rsidR="008B2FF3" w:rsidRDefault="008B2FF3">
      <w:pPr>
        <w:pStyle w:val="CommentText"/>
      </w:pPr>
      <w:r>
        <w:rPr>
          <w:rStyle w:val="CommentReference"/>
        </w:rPr>
        <w:annotationRef/>
      </w:r>
      <w:r>
        <w:t>Antes de esta sección, colocar la sección de justificación.</w:t>
      </w:r>
    </w:p>
  </w:comment>
  <w:comment w:id="3" w:author="Kathy Alexandra Bustamante" w:date="2023-06-02T18:15:00Z" w:initials="KAB">
    <w:p w14:paraId="3C51609E" w14:textId="6E4F8940" w:rsidR="00B52179" w:rsidRDefault="00B52179">
      <w:pPr>
        <w:pStyle w:val="CommentText"/>
      </w:pPr>
      <w:r>
        <w:rPr>
          <w:rStyle w:val="CommentReference"/>
        </w:rPr>
        <w:annotationRef/>
      </w:r>
      <w:r>
        <w:t>Este es uno de sus objetivos específicos, debe citar su objetivo general, y terminar esta sección con la(s) pregunta de investigación.</w:t>
      </w:r>
    </w:p>
  </w:comment>
  <w:comment w:id="24" w:author="Kathy Alexandra Bustamante" w:date="2023-06-02T18:16:00Z" w:initials="KAB">
    <w:p w14:paraId="3BBE757B" w14:textId="7C30263A" w:rsidR="00B52179" w:rsidRDefault="00B52179">
      <w:pPr>
        <w:pStyle w:val="CommentText"/>
      </w:pPr>
      <w:r>
        <w:rPr>
          <w:rStyle w:val="CommentReference"/>
        </w:rPr>
        <w:annotationRef/>
      </w:r>
      <w:r>
        <w:t>Recuerde poner todo en pasado.</w:t>
      </w:r>
    </w:p>
  </w:comment>
  <w:comment w:id="25" w:author="Kathy Alexandra Bustamante" w:date="2023-06-02T18:18:00Z" w:initials="KAB">
    <w:p w14:paraId="1C3206D4" w14:textId="509AB423" w:rsidR="00D478BC" w:rsidRDefault="00D478BC">
      <w:pPr>
        <w:pStyle w:val="CommentText"/>
      </w:pPr>
      <w:r>
        <w:rPr>
          <w:rStyle w:val="CommentReference"/>
        </w:rPr>
        <w:annotationRef/>
      </w:r>
      <w:r>
        <w:t>El párrafo anterior puede organizarle en cada una de esta secciones</w:t>
      </w:r>
    </w:p>
  </w:comment>
  <w:comment w:id="26" w:author="Kathy Alexandra Bustamante" w:date="2023-06-02T18:19:00Z" w:initials="KAB">
    <w:p w14:paraId="4F5824F2" w14:textId="297B50A3" w:rsidR="00D478BC" w:rsidRDefault="00D478BC">
      <w:pPr>
        <w:pStyle w:val="CommentText"/>
      </w:pPr>
      <w:r>
        <w:rPr>
          <w:rStyle w:val="CommentReference"/>
        </w:rPr>
        <w:annotationRef/>
      </w:r>
      <w:r>
        <w:t>Colocar en todas las figuras fuente</w:t>
      </w:r>
    </w:p>
  </w:comment>
  <w:comment w:id="27" w:author="Kathy Alexandra Bustamante" w:date="2023-06-02T18:20:00Z" w:initials="KAB">
    <w:p w14:paraId="24988876" w14:textId="553C09C8" w:rsidR="00D478BC" w:rsidRDefault="00D478BC">
      <w:pPr>
        <w:pStyle w:val="CommentText"/>
      </w:pPr>
      <w:r>
        <w:rPr>
          <w:rStyle w:val="CommentReference"/>
        </w:rPr>
        <w:annotationRef/>
      </w:r>
      <w:r>
        <w:t>Solo sería población</w:t>
      </w:r>
    </w:p>
  </w:comment>
  <w:comment w:id="28" w:author="Kathy Alexandra Bustamante" w:date="2023-06-02T18:21:00Z" w:initials="KAB">
    <w:p w14:paraId="18F5237D" w14:textId="5E40822A" w:rsidR="00D478BC" w:rsidRDefault="00D478BC">
      <w:pPr>
        <w:pStyle w:val="CommentText"/>
      </w:pPr>
      <w:r>
        <w:rPr>
          <w:rStyle w:val="CommentReference"/>
        </w:rPr>
        <w:annotationRef/>
      </w:r>
      <w:r>
        <w:t xml:space="preserve">Quizá sea mejor poner directamente egresos hospitalarios, o analice como quedaría mejor </w:t>
      </w:r>
    </w:p>
  </w:comment>
  <w:comment w:id="30" w:author="Kathy Alexandra Bustamante" w:date="2023-06-02T18:30:00Z" w:initials="KAB">
    <w:p w14:paraId="6B06CBB1" w14:textId="77777777" w:rsidR="0011575B" w:rsidRDefault="0011575B">
      <w:pPr>
        <w:pStyle w:val="CommentText"/>
      </w:pPr>
      <w:r>
        <w:rPr>
          <w:rStyle w:val="CommentReference"/>
        </w:rPr>
        <w:annotationRef/>
      </w:r>
      <w:r>
        <w:t>Me queda la duda como se va a realizar el análisis tomando en cuenta que en los objetivos específicos hablamos de cada cantón.</w:t>
      </w:r>
    </w:p>
    <w:p w14:paraId="3F1926BD" w14:textId="77777777" w:rsidR="0011575B" w:rsidRDefault="0011575B">
      <w:pPr>
        <w:pStyle w:val="CommentText"/>
      </w:pPr>
    </w:p>
    <w:p w14:paraId="2C763FF7" w14:textId="721B81A7" w:rsidR="0011575B" w:rsidRDefault="0011575B">
      <w:pPr>
        <w:pStyle w:val="CommentText"/>
      </w:pPr>
      <w:r>
        <w:t>Y se analizamos por cantón talvez sería mejor no utilizar número absolutos, sino tasas de morbilidad y mortalidad.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1D7FA" w15:done="0"/>
  <w15:commentEx w15:paraId="417AB513" w15:done="0"/>
  <w15:commentEx w15:paraId="7BA9E063" w15:paraIdParent="417AB513" w15:done="0"/>
  <w15:commentEx w15:paraId="3C51609E" w15:done="0"/>
  <w15:commentEx w15:paraId="3BBE757B" w15:done="0"/>
  <w15:commentEx w15:paraId="1C3206D4" w15:done="0"/>
  <w15:commentEx w15:paraId="4F5824F2" w15:done="0"/>
  <w15:commentEx w15:paraId="24988876" w15:done="0"/>
  <w15:commentEx w15:paraId="18F5237D" w15:done="0"/>
  <w15:commentEx w15:paraId="2C763F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AF04" w16cex:dateUtc="2023-06-02T23:10:00Z"/>
  <w16cex:commentExtensible w16cex:durableId="2824B444" w16cex:dateUtc="2023-06-02T23:32:00Z"/>
  <w16cex:commentExtensible w16cex:durableId="2824B445" w16cex:dateUtc="2023-06-02T23:32:00Z"/>
  <w16cex:commentExtensible w16cex:durableId="2824B05D" w16cex:dateUtc="2023-06-02T23:15:00Z"/>
  <w16cex:commentExtensible w16cex:durableId="2824B093" w16cex:dateUtc="2023-06-02T23:16:00Z"/>
  <w16cex:commentExtensible w16cex:durableId="2824B0DC" w16cex:dateUtc="2023-06-02T23:18:00Z"/>
  <w16cex:commentExtensible w16cex:durableId="2824B134" w16cex:dateUtc="2023-06-02T23:19:00Z"/>
  <w16cex:commentExtensible w16cex:durableId="2824B17E" w16cex:dateUtc="2023-06-02T23:20:00Z"/>
  <w16cex:commentExtensible w16cex:durableId="2824B19E" w16cex:dateUtc="2023-06-02T23:21:00Z"/>
  <w16cex:commentExtensible w16cex:durableId="2824B3D8" w16cex:dateUtc="2023-06-02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1D7FA" w16cid:durableId="2824AF04"/>
  <w16cid:commentId w16cid:paraId="417AB513" w16cid:durableId="2824B444"/>
  <w16cid:commentId w16cid:paraId="7BA9E063" w16cid:durableId="2824B445"/>
  <w16cid:commentId w16cid:paraId="3C51609E" w16cid:durableId="2824B05D"/>
  <w16cid:commentId w16cid:paraId="3BBE757B" w16cid:durableId="2824B093"/>
  <w16cid:commentId w16cid:paraId="1C3206D4" w16cid:durableId="2824B0DC"/>
  <w16cid:commentId w16cid:paraId="4F5824F2" w16cid:durableId="2824B134"/>
  <w16cid:commentId w16cid:paraId="24988876" w16cid:durableId="2824B17E"/>
  <w16cid:commentId w16cid:paraId="18F5237D" w16cid:durableId="2824B19E"/>
  <w16cid:commentId w16cid:paraId="2C763FF7" w16cid:durableId="2824B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631C8" w14:textId="77777777" w:rsidR="009C4124" w:rsidRDefault="009C4124" w:rsidP="001C42C1">
      <w:r>
        <w:separator/>
      </w:r>
    </w:p>
  </w:endnote>
  <w:endnote w:type="continuationSeparator" w:id="0">
    <w:p w14:paraId="392D1E79" w14:textId="77777777" w:rsidR="009C4124" w:rsidRDefault="009C4124" w:rsidP="001C42C1">
      <w:r>
        <w:continuationSeparator/>
      </w:r>
    </w:p>
  </w:endnote>
  <w:endnote w:type="continuationNotice" w:id="1">
    <w:p w14:paraId="257792D1" w14:textId="77777777" w:rsidR="006A11B6" w:rsidRDefault="006A11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ova Cond Light">
    <w:altName w:val="Arial"/>
    <w:charset w:val="00"/>
    <w:family w:val="swiss"/>
    <w:pitch w:val="variable"/>
    <w:sig w:usb0="0000028F"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DFA5" w14:textId="77777777" w:rsidR="00B44E38" w:rsidRDefault="00B44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C4854" w14:textId="77777777" w:rsidR="00B44E38" w:rsidRDefault="00B44E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6C28" w14:textId="77777777" w:rsidR="00B44E38" w:rsidRDefault="00B44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609C9" w14:textId="77777777" w:rsidR="009C4124" w:rsidRDefault="009C4124" w:rsidP="001C42C1">
      <w:r>
        <w:separator/>
      </w:r>
    </w:p>
  </w:footnote>
  <w:footnote w:type="continuationSeparator" w:id="0">
    <w:p w14:paraId="6B496FE4" w14:textId="77777777" w:rsidR="009C4124" w:rsidRDefault="009C4124" w:rsidP="001C42C1">
      <w:r>
        <w:continuationSeparator/>
      </w:r>
    </w:p>
  </w:footnote>
  <w:footnote w:type="continuationNotice" w:id="1">
    <w:p w14:paraId="3FA3D0DC" w14:textId="77777777" w:rsidR="006A11B6" w:rsidRDefault="006A11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946C7" w14:textId="77777777" w:rsidR="00B44E38" w:rsidRDefault="00B44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A160" w14:textId="6C941E38" w:rsidR="001C42C1" w:rsidRDefault="00A500DF" w:rsidP="001C42C1">
    <w:pPr>
      <w:pStyle w:val="Header"/>
      <w:rPr>
        <w:rFonts w:ascii="Corbel" w:hAnsi="Corbel"/>
        <w:bCs/>
        <w:sz w:val="28"/>
        <w:lang w:val="es-ES"/>
      </w:rPr>
    </w:pPr>
    <w:sdt>
      <w:sdtPr>
        <w:rPr>
          <w:rFonts w:ascii="Corbel" w:hAnsi="Corbel"/>
          <w:bCs/>
          <w:sz w:val="28"/>
          <w:lang w:val="es-ES"/>
        </w:rPr>
        <w:id w:val="313538185"/>
        <w:docPartObj>
          <w:docPartGallery w:val="Watermarks"/>
          <w:docPartUnique/>
        </w:docPartObj>
      </w:sdtPr>
      <w:sdtEndPr/>
      <w:sdtContent>
        <w:r>
          <w:rPr>
            <w:rFonts w:ascii="Corbel" w:hAnsi="Corbel"/>
            <w:bCs/>
            <w:noProof/>
            <w:sz w:val="28"/>
            <w:lang w:val="es-ES"/>
          </w:rPr>
          <w:pict w14:anchorId="50A741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C42C1">
      <w:rPr>
        <w:rFonts w:ascii="Corbel" w:hAnsi="Corbel"/>
        <w:bCs/>
        <w:noProof/>
        <w:sz w:val="28"/>
        <w:lang w:eastAsia="es-EC"/>
      </w:rPr>
      <w:drawing>
        <wp:anchor distT="0" distB="0" distL="114300" distR="114300" simplePos="0" relativeHeight="251657216" behindDoc="0" locked="0" layoutInCell="1" allowOverlap="1" wp14:anchorId="5A7A8E2A" wp14:editId="7A77DC04">
          <wp:simplePos x="0" y="0"/>
          <wp:positionH relativeFrom="column">
            <wp:posOffset>4421505</wp:posOffset>
          </wp:positionH>
          <wp:positionV relativeFrom="paragraph">
            <wp:posOffset>90420</wp:posOffset>
          </wp:positionV>
          <wp:extent cx="1369695" cy="866775"/>
          <wp:effectExtent l="0" t="0" r="1905" b="0"/>
          <wp:wrapNone/>
          <wp:docPr id="23" name="Picture 23" descr="../Downloads/Logo-y-variacion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y-variaciones10.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735" r="1789" b="9406"/>
                  <a:stretch/>
                </pic:blipFill>
                <pic:spPr bwMode="auto">
                  <a:xfrm>
                    <a:off x="0" y="0"/>
                    <a:ext cx="136969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5889AF" w14:textId="77777777" w:rsidR="001C42C1" w:rsidRDefault="001C42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36D82" w14:textId="77777777" w:rsidR="00B44E38" w:rsidRDefault="00B44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7510D"/>
    <w:multiLevelType w:val="hybridMultilevel"/>
    <w:tmpl w:val="E2A2E986"/>
    <w:lvl w:ilvl="0" w:tplc="A956D9B8">
      <w:numFmt w:val="bullet"/>
      <w:lvlText w:val="-"/>
      <w:lvlJc w:val="left"/>
      <w:pPr>
        <w:ind w:left="720" w:hanging="360"/>
      </w:pPr>
      <w:rPr>
        <w:rFonts w:ascii="Arial Nova Cond Light" w:eastAsia="Times New Roman" w:hAnsi="Arial Nova Cond Light"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5151E"/>
    <w:multiLevelType w:val="hybridMultilevel"/>
    <w:tmpl w:val="8084A8F6"/>
    <w:lvl w:ilvl="0" w:tplc="300A0001">
      <w:start w:val="1"/>
      <w:numFmt w:val="bullet"/>
      <w:lvlText w:val=""/>
      <w:lvlJc w:val="left"/>
      <w:pPr>
        <w:ind w:left="1211" w:hanging="360"/>
      </w:pPr>
      <w:rPr>
        <w:rFonts w:ascii="Symbol" w:hAnsi="Symbol" w:hint="default"/>
      </w:rPr>
    </w:lvl>
    <w:lvl w:ilvl="1" w:tplc="300A0003" w:tentative="1">
      <w:start w:val="1"/>
      <w:numFmt w:val="bullet"/>
      <w:lvlText w:val="o"/>
      <w:lvlJc w:val="left"/>
      <w:pPr>
        <w:ind w:left="1931" w:hanging="360"/>
      </w:pPr>
      <w:rPr>
        <w:rFonts w:ascii="Courier New" w:hAnsi="Courier New" w:cs="Courier New" w:hint="default"/>
      </w:rPr>
    </w:lvl>
    <w:lvl w:ilvl="2" w:tplc="300A0005" w:tentative="1">
      <w:start w:val="1"/>
      <w:numFmt w:val="bullet"/>
      <w:lvlText w:val=""/>
      <w:lvlJc w:val="left"/>
      <w:pPr>
        <w:ind w:left="2651" w:hanging="360"/>
      </w:pPr>
      <w:rPr>
        <w:rFonts w:ascii="Wingdings" w:hAnsi="Wingdings" w:hint="default"/>
      </w:rPr>
    </w:lvl>
    <w:lvl w:ilvl="3" w:tplc="300A0001" w:tentative="1">
      <w:start w:val="1"/>
      <w:numFmt w:val="bullet"/>
      <w:lvlText w:val=""/>
      <w:lvlJc w:val="left"/>
      <w:pPr>
        <w:ind w:left="3371" w:hanging="360"/>
      </w:pPr>
      <w:rPr>
        <w:rFonts w:ascii="Symbol" w:hAnsi="Symbol" w:hint="default"/>
      </w:rPr>
    </w:lvl>
    <w:lvl w:ilvl="4" w:tplc="300A0003" w:tentative="1">
      <w:start w:val="1"/>
      <w:numFmt w:val="bullet"/>
      <w:lvlText w:val="o"/>
      <w:lvlJc w:val="left"/>
      <w:pPr>
        <w:ind w:left="4091" w:hanging="360"/>
      </w:pPr>
      <w:rPr>
        <w:rFonts w:ascii="Courier New" w:hAnsi="Courier New" w:cs="Courier New" w:hint="default"/>
      </w:rPr>
    </w:lvl>
    <w:lvl w:ilvl="5" w:tplc="300A0005" w:tentative="1">
      <w:start w:val="1"/>
      <w:numFmt w:val="bullet"/>
      <w:lvlText w:val=""/>
      <w:lvlJc w:val="left"/>
      <w:pPr>
        <w:ind w:left="4811" w:hanging="360"/>
      </w:pPr>
      <w:rPr>
        <w:rFonts w:ascii="Wingdings" w:hAnsi="Wingdings" w:hint="default"/>
      </w:rPr>
    </w:lvl>
    <w:lvl w:ilvl="6" w:tplc="300A0001" w:tentative="1">
      <w:start w:val="1"/>
      <w:numFmt w:val="bullet"/>
      <w:lvlText w:val=""/>
      <w:lvlJc w:val="left"/>
      <w:pPr>
        <w:ind w:left="5531" w:hanging="360"/>
      </w:pPr>
      <w:rPr>
        <w:rFonts w:ascii="Symbol" w:hAnsi="Symbol" w:hint="default"/>
      </w:rPr>
    </w:lvl>
    <w:lvl w:ilvl="7" w:tplc="300A0003" w:tentative="1">
      <w:start w:val="1"/>
      <w:numFmt w:val="bullet"/>
      <w:lvlText w:val="o"/>
      <w:lvlJc w:val="left"/>
      <w:pPr>
        <w:ind w:left="6251" w:hanging="360"/>
      </w:pPr>
      <w:rPr>
        <w:rFonts w:ascii="Courier New" w:hAnsi="Courier New" w:cs="Courier New" w:hint="default"/>
      </w:rPr>
    </w:lvl>
    <w:lvl w:ilvl="8" w:tplc="300A0005" w:tentative="1">
      <w:start w:val="1"/>
      <w:numFmt w:val="bullet"/>
      <w:lvlText w:val=""/>
      <w:lvlJc w:val="left"/>
      <w:pPr>
        <w:ind w:left="6971" w:hanging="360"/>
      </w:pPr>
      <w:rPr>
        <w:rFonts w:ascii="Wingdings" w:hAnsi="Wingdings" w:hint="default"/>
      </w:rPr>
    </w:lvl>
  </w:abstractNum>
  <w:abstractNum w:abstractNumId="2" w15:restartNumberingAfterBreak="0">
    <w:nsid w:val="292241F8"/>
    <w:multiLevelType w:val="hybridMultilevel"/>
    <w:tmpl w:val="7096C1CC"/>
    <w:lvl w:ilvl="0" w:tplc="300A0001">
      <w:start w:val="1"/>
      <w:numFmt w:val="bullet"/>
      <w:lvlText w:val=""/>
      <w:lvlJc w:val="left"/>
      <w:pPr>
        <w:ind w:left="1571" w:hanging="360"/>
      </w:pPr>
      <w:rPr>
        <w:rFonts w:ascii="Symbol" w:hAnsi="Symbol" w:hint="default"/>
      </w:rPr>
    </w:lvl>
    <w:lvl w:ilvl="1" w:tplc="300A0003">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3" w15:restartNumberingAfterBreak="0">
    <w:nsid w:val="38D04AE8"/>
    <w:multiLevelType w:val="hybridMultilevel"/>
    <w:tmpl w:val="03041EBA"/>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4" w15:restartNumberingAfterBreak="0">
    <w:nsid w:val="4316618E"/>
    <w:multiLevelType w:val="hybridMultilevel"/>
    <w:tmpl w:val="A7C25E8A"/>
    <w:lvl w:ilvl="0" w:tplc="7436A0FE">
      <w:numFmt w:val="bullet"/>
      <w:lvlText w:val="-"/>
      <w:lvlJc w:val="left"/>
      <w:pPr>
        <w:ind w:left="720" w:hanging="360"/>
      </w:pPr>
      <w:rPr>
        <w:rFonts w:ascii="Arial Nova Cond Light" w:eastAsia="Times New Roman" w:hAnsi="Arial Nova Cond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6051E1"/>
    <w:multiLevelType w:val="singleLevel"/>
    <w:tmpl w:val="F66C188E"/>
    <w:lvl w:ilvl="0">
      <w:start w:val="1"/>
      <w:numFmt w:val="decimal"/>
      <w:lvlText w:val="%1."/>
      <w:lvlJc w:val="left"/>
      <w:pPr>
        <w:tabs>
          <w:tab w:val="num" w:pos="360"/>
        </w:tabs>
        <w:ind w:left="360" w:hanging="360"/>
      </w:pPr>
      <w:rPr>
        <w:rFonts w:asciiTheme="minorHAnsi" w:eastAsia="Times New Roman" w:hAnsiTheme="minorHAnsi" w:cs="Arial"/>
      </w:rPr>
    </w:lvl>
  </w:abstractNum>
  <w:abstractNum w:abstractNumId="6" w15:restartNumberingAfterBreak="0">
    <w:nsid w:val="617104E2"/>
    <w:multiLevelType w:val="hybridMultilevel"/>
    <w:tmpl w:val="B074D68E"/>
    <w:lvl w:ilvl="0" w:tplc="300A0001">
      <w:start w:val="1"/>
      <w:numFmt w:val="bullet"/>
      <w:lvlText w:val=""/>
      <w:lvlJc w:val="left"/>
      <w:pPr>
        <w:ind w:left="1174" w:hanging="360"/>
      </w:pPr>
      <w:rPr>
        <w:rFonts w:ascii="Symbol" w:hAnsi="Symbol" w:hint="default"/>
      </w:rPr>
    </w:lvl>
    <w:lvl w:ilvl="1" w:tplc="300A0003">
      <w:start w:val="1"/>
      <w:numFmt w:val="bullet"/>
      <w:lvlText w:val="o"/>
      <w:lvlJc w:val="left"/>
      <w:pPr>
        <w:ind w:left="1894" w:hanging="360"/>
      </w:pPr>
      <w:rPr>
        <w:rFonts w:ascii="Courier New" w:hAnsi="Courier New" w:cs="Courier New" w:hint="default"/>
      </w:rPr>
    </w:lvl>
    <w:lvl w:ilvl="2" w:tplc="300A0005">
      <w:start w:val="1"/>
      <w:numFmt w:val="bullet"/>
      <w:lvlText w:val=""/>
      <w:lvlJc w:val="left"/>
      <w:pPr>
        <w:ind w:left="2614" w:hanging="360"/>
      </w:pPr>
      <w:rPr>
        <w:rFonts w:ascii="Wingdings" w:hAnsi="Wingdings" w:hint="default"/>
      </w:rPr>
    </w:lvl>
    <w:lvl w:ilvl="3" w:tplc="300A0001">
      <w:start w:val="1"/>
      <w:numFmt w:val="bullet"/>
      <w:lvlText w:val=""/>
      <w:lvlJc w:val="left"/>
      <w:pPr>
        <w:ind w:left="3334" w:hanging="360"/>
      </w:pPr>
      <w:rPr>
        <w:rFonts w:ascii="Symbol" w:hAnsi="Symbol" w:hint="default"/>
      </w:rPr>
    </w:lvl>
    <w:lvl w:ilvl="4" w:tplc="300A0003">
      <w:start w:val="1"/>
      <w:numFmt w:val="bullet"/>
      <w:lvlText w:val="o"/>
      <w:lvlJc w:val="left"/>
      <w:pPr>
        <w:ind w:left="4054" w:hanging="360"/>
      </w:pPr>
      <w:rPr>
        <w:rFonts w:ascii="Courier New" w:hAnsi="Courier New" w:cs="Courier New" w:hint="default"/>
      </w:rPr>
    </w:lvl>
    <w:lvl w:ilvl="5" w:tplc="300A0005">
      <w:start w:val="1"/>
      <w:numFmt w:val="bullet"/>
      <w:lvlText w:val=""/>
      <w:lvlJc w:val="left"/>
      <w:pPr>
        <w:ind w:left="4774" w:hanging="360"/>
      </w:pPr>
      <w:rPr>
        <w:rFonts w:ascii="Wingdings" w:hAnsi="Wingdings" w:hint="default"/>
      </w:rPr>
    </w:lvl>
    <w:lvl w:ilvl="6" w:tplc="300A0001">
      <w:start w:val="1"/>
      <w:numFmt w:val="bullet"/>
      <w:lvlText w:val=""/>
      <w:lvlJc w:val="left"/>
      <w:pPr>
        <w:ind w:left="5494" w:hanging="360"/>
      </w:pPr>
      <w:rPr>
        <w:rFonts w:ascii="Symbol" w:hAnsi="Symbol" w:hint="default"/>
      </w:rPr>
    </w:lvl>
    <w:lvl w:ilvl="7" w:tplc="300A0003">
      <w:start w:val="1"/>
      <w:numFmt w:val="bullet"/>
      <w:lvlText w:val="o"/>
      <w:lvlJc w:val="left"/>
      <w:pPr>
        <w:ind w:left="6214" w:hanging="360"/>
      </w:pPr>
      <w:rPr>
        <w:rFonts w:ascii="Courier New" w:hAnsi="Courier New" w:cs="Courier New" w:hint="default"/>
      </w:rPr>
    </w:lvl>
    <w:lvl w:ilvl="8" w:tplc="300A0005">
      <w:start w:val="1"/>
      <w:numFmt w:val="bullet"/>
      <w:lvlText w:val=""/>
      <w:lvlJc w:val="left"/>
      <w:pPr>
        <w:ind w:left="6934" w:hanging="360"/>
      </w:pPr>
      <w:rPr>
        <w:rFonts w:ascii="Wingdings" w:hAnsi="Wingdings" w:hint="default"/>
      </w:rPr>
    </w:lvl>
  </w:abstractNum>
  <w:abstractNum w:abstractNumId="7" w15:restartNumberingAfterBreak="0">
    <w:nsid w:val="6189133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39F2184"/>
    <w:multiLevelType w:val="hybridMultilevel"/>
    <w:tmpl w:val="067AAF80"/>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9" w15:restartNumberingAfterBreak="0">
    <w:nsid w:val="67F577C2"/>
    <w:multiLevelType w:val="hybridMultilevel"/>
    <w:tmpl w:val="565212D6"/>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0" w15:restartNumberingAfterBreak="0">
    <w:nsid w:val="68B77E3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76F26544"/>
    <w:multiLevelType w:val="hybridMultilevel"/>
    <w:tmpl w:val="6E0C5D8A"/>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2" w15:restartNumberingAfterBreak="0">
    <w:nsid w:val="77C643FB"/>
    <w:multiLevelType w:val="hybridMultilevel"/>
    <w:tmpl w:val="8056C8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84066543">
    <w:abstractNumId w:val="5"/>
  </w:num>
  <w:num w:numId="2" w16cid:durableId="571739551">
    <w:abstractNumId w:val="7"/>
  </w:num>
  <w:num w:numId="3" w16cid:durableId="499740541">
    <w:abstractNumId w:val="1"/>
  </w:num>
  <w:num w:numId="4" w16cid:durableId="1350793799">
    <w:abstractNumId w:val="8"/>
  </w:num>
  <w:num w:numId="5" w16cid:durableId="1856652411">
    <w:abstractNumId w:val="11"/>
  </w:num>
  <w:num w:numId="6" w16cid:durableId="116531319">
    <w:abstractNumId w:val="2"/>
  </w:num>
  <w:num w:numId="7" w16cid:durableId="1264411923">
    <w:abstractNumId w:val="3"/>
  </w:num>
  <w:num w:numId="8" w16cid:durableId="851526158">
    <w:abstractNumId w:val="10"/>
  </w:num>
  <w:num w:numId="9" w16cid:durableId="2074812561">
    <w:abstractNumId w:val="9"/>
  </w:num>
  <w:num w:numId="10" w16cid:durableId="2004508999">
    <w:abstractNumId w:val="6"/>
  </w:num>
  <w:num w:numId="11" w16cid:durableId="2106806386">
    <w:abstractNumId w:val="12"/>
  </w:num>
  <w:num w:numId="12" w16cid:durableId="362486363">
    <w:abstractNumId w:val="4"/>
  </w:num>
  <w:num w:numId="13" w16cid:durableId="16089226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y Alexandra Bustamante">
    <w15:presenceInfo w15:providerId="Windows Live" w15:userId="a4a0eecce5eac532"/>
  </w15:person>
  <w15:person w15:author="Diego Andres Cuasapaz Heredia">
    <w15:presenceInfo w15:providerId="Windows Live" w15:userId="61eb01776fcab9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85B"/>
    <w:rsid w:val="00003E74"/>
    <w:rsid w:val="00010F7A"/>
    <w:rsid w:val="000120F0"/>
    <w:rsid w:val="000246C7"/>
    <w:rsid w:val="000254B0"/>
    <w:rsid w:val="0002663F"/>
    <w:rsid w:val="00034D8D"/>
    <w:rsid w:val="000571B7"/>
    <w:rsid w:val="0006042D"/>
    <w:rsid w:val="000818E6"/>
    <w:rsid w:val="000902BE"/>
    <w:rsid w:val="00093C15"/>
    <w:rsid w:val="000A4687"/>
    <w:rsid w:val="000A7F6C"/>
    <w:rsid w:val="000B39A4"/>
    <w:rsid w:val="000E2ECD"/>
    <w:rsid w:val="000E7694"/>
    <w:rsid w:val="000F0D89"/>
    <w:rsid w:val="000F585A"/>
    <w:rsid w:val="001105C5"/>
    <w:rsid w:val="0011575B"/>
    <w:rsid w:val="00116190"/>
    <w:rsid w:val="0013402E"/>
    <w:rsid w:val="0013408E"/>
    <w:rsid w:val="00137FF4"/>
    <w:rsid w:val="0014320A"/>
    <w:rsid w:val="00162980"/>
    <w:rsid w:val="001668B2"/>
    <w:rsid w:val="00174F0C"/>
    <w:rsid w:val="001752DE"/>
    <w:rsid w:val="0018131E"/>
    <w:rsid w:val="00182155"/>
    <w:rsid w:val="001A4067"/>
    <w:rsid w:val="001C42C1"/>
    <w:rsid w:val="001F13E3"/>
    <w:rsid w:val="001F338E"/>
    <w:rsid w:val="00212D34"/>
    <w:rsid w:val="00214E82"/>
    <w:rsid w:val="00241BCA"/>
    <w:rsid w:val="00244BC9"/>
    <w:rsid w:val="00245CD6"/>
    <w:rsid w:val="00252891"/>
    <w:rsid w:val="002614B2"/>
    <w:rsid w:val="00293572"/>
    <w:rsid w:val="00294D44"/>
    <w:rsid w:val="002C30B5"/>
    <w:rsid w:val="002C45DE"/>
    <w:rsid w:val="002C77E3"/>
    <w:rsid w:val="002E3F6E"/>
    <w:rsid w:val="002F3808"/>
    <w:rsid w:val="00310115"/>
    <w:rsid w:val="00317901"/>
    <w:rsid w:val="00326099"/>
    <w:rsid w:val="0035494A"/>
    <w:rsid w:val="00366116"/>
    <w:rsid w:val="003B646C"/>
    <w:rsid w:val="003B67B3"/>
    <w:rsid w:val="003B6903"/>
    <w:rsid w:val="003F0530"/>
    <w:rsid w:val="003F0632"/>
    <w:rsid w:val="003F6150"/>
    <w:rsid w:val="00414EDD"/>
    <w:rsid w:val="00422DBF"/>
    <w:rsid w:val="004278B7"/>
    <w:rsid w:val="00476461"/>
    <w:rsid w:val="00485D09"/>
    <w:rsid w:val="004A6CA8"/>
    <w:rsid w:val="004B091D"/>
    <w:rsid w:val="004B7D00"/>
    <w:rsid w:val="004C262D"/>
    <w:rsid w:val="004D2AFB"/>
    <w:rsid w:val="004F0ED7"/>
    <w:rsid w:val="00514CAE"/>
    <w:rsid w:val="00537979"/>
    <w:rsid w:val="00543B99"/>
    <w:rsid w:val="00556615"/>
    <w:rsid w:val="00565E4F"/>
    <w:rsid w:val="00592E9C"/>
    <w:rsid w:val="005B7356"/>
    <w:rsid w:val="005D1469"/>
    <w:rsid w:val="005D2DD1"/>
    <w:rsid w:val="005D315D"/>
    <w:rsid w:val="005E406C"/>
    <w:rsid w:val="005E7573"/>
    <w:rsid w:val="005F258E"/>
    <w:rsid w:val="00613FCE"/>
    <w:rsid w:val="00615F25"/>
    <w:rsid w:val="00633F2F"/>
    <w:rsid w:val="00637679"/>
    <w:rsid w:val="00637A0E"/>
    <w:rsid w:val="00643FEF"/>
    <w:rsid w:val="00666D75"/>
    <w:rsid w:val="006A11B6"/>
    <w:rsid w:val="006C1C4F"/>
    <w:rsid w:val="006E7A29"/>
    <w:rsid w:val="006F7A59"/>
    <w:rsid w:val="00701300"/>
    <w:rsid w:val="00705130"/>
    <w:rsid w:val="0070582B"/>
    <w:rsid w:val="0070621A"/>
    <w:rsid w:val="0071480E"/>
    <w:rsid w:val="0071688B"/>
    <w:rsid w:val="0072427A"/>
    <w:rsid w:val="0072474E"/>
    <w:rsid w:val="007264EA"/>
    <w:rsid w:val="007474D0"/>
    <w:rsid w:val="00751477"/>
    <w:rsid w:val="00755200"/>
    <w:rsid w:val="007859C7"/>
    <w:rsid w:val="007B2D2F"/>
    <w:rsid w:val="007C2F7F"/>
    <w:rsid w:val="007D48C9"/>
    <w:rsid w:val="007E3C5B"/>
    <w:rsid w:val="007E5E0B"/>
    <w:rsid w:val="007F3100"/>
    <w:rsid w:val="0080706B"/>
    <w:rsid w:val="00814E11"/>
    <w:rsid w:val="0085326A"/>
    <w:rsid w:val="00864402"/>
    <w:rsid w:val="008A16C4"/>
    <w:rsid w:val="008B18F5"/>
    <w:rsid w:val="008B2FF3"/>
    <w:rsid w:val="008D085C"/>
    <w:rsid w:val="008E04F3"/>
    <w:rsid w:val="008E0982"/>
    <w:rsid w:val="008E1B2E"/>
    <w:rsid w:val="008F4CAB"/>
    <w:rsid w:val="008F657F"/>
    <w:rsid w:val="00956C63"/>
    <w:rsid w:val="009A4811"/>
    <w:rsid w:val="009B0919"/>
    <w:rsid w:val="009C4124"/>
    <w:rsid w:val="00A0185B"/>
    <w:rsid w:val="00A04320"/>
    <w:rsid w:val="00A06E97"/>
    <w:rsid w:val="00A158F0"/>
    <w:rsid w:val="00A20688"/>
    <w:rsid w:val="00A21AD4"/>
    <w:rsid w:val="00A3420A"/>
    <w:rsid w:val="00A34F31"/>
    <w:rsid w:val="00A500DF"/>
    <w:rsid w:val="00A54CA2"/>
    <w:rsid w:val="00A60767"/>
    <w:rsid w:val="00AB487A"/>
    <w:rsid w:val="00AF33CE"/>
    <w:rsid w:val="00B01EBA"/>
    <w:rsid w:val="00B25F31"/>
    <w:rsid w:val="00B264F6"/>
    <w:rsid w:val="00B362F9"/>
    <w:rsid w:val="00B42792"/>
    <w:rsid w:val="00B44E38"/>
    <w:rsid w:val="00B52179"/>
    <w:rsid w:val="00B57932"/>
    <w:rsid w:val="00BC61C8"/>
    <w:rsid w:val="00BC6623"/>
    <w:rsid w:val="00BD1241"/>
    <w:rsid w:val="00BD5387"/>
    <w:rsid w:val="00BD6759"/>
    <w:rsid w:val="00BF52B8"/>
    <w:rsid w:val="00C2185A"/>
    <w:rsid w:val="00C27FE7"/>
    <w:rsid w:val="00C337DF"/>
    <w:rsid w:val="00C66849"/>
    <w:rsid w:val="00C718E4"/>
    <w:rsid w:val="00C72493"/>
    <w:rsid w:val="00CC5FB8"/>
    <w:rsid w:val="00CD02F9"/>
    <w:rsid w:val="00CD3E1E"/>
    <w:rsid w:val="00CD63D8"/>
    <w:rsid w:val="00CF1DBC"/>
    <w:rsid w:val="00D337FE"/>
    <w:rsid w:val="00D41BFA"/>
    <w:rsid w:val="00D478BC"/>
    <w:rsid w:val="00D74205"/>
    <w:rsid w:val="00D7656B"/>
    <w:rsid w:val="00D82006"/>
    <w:rsid w:val="00D83372"/>
    <w:rsid w:val="00D96104"/>
    <w:rsid w:val="00DB2C38"/>
    <w:rsid w:val="00E33004"/>
    <w:rsid w:val="00EB1C1E"/>
    <w:rsid w:val="00EB25CF"/>
    <w:rsid w:val="00EB2AA7"/>
    <w:rsid w:val="00EB6022"/>
    <w:rsid w:val="00EF3226"/>
    <w:rsid w:val="00F018FF"/>
    <w:rsid w:val="00F10C30"/>
    <w:rsid w:val="00F21858"/>
    <w:rsid w:val="00F51248"/>
    <w:rsid w:val="00F62BC9"/>
    <w:rsid w:val="00F8470C"/>
    <w:rsid w:val="00F9046C"/>
    <w:rsid w:val="00F91D34"/>
    <w:rsid w:val="00FA4275"/>
    <w:rsid w:val="00FD16AB"/>
    <w:rsid w:val="00FE42FB"/>
    <w:rsid w:val="00FE45A8"/>
    <w:rsid w:val="00FE4CEF"/>
    <w:rsid w:val="00FE7A53"/>
    <w:rsid w:val="239226E5"/>
    <w:rsid w:val="3C770599"/>
    <w:rsid w:val="51327706"/>
    <w:rsid w:val="66BCAA4C"/>
    <w:rsid w:val="6D2F1FC7"/>
    <w:rsid w:val="723CD7C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58133"/>
  <w15:docId w15:val="{1324B19B-CA14-40FA-A6D4-816281D43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63F"/>
    <w:pPr>
      <w:spacing w:after="0" w:line="240" w:lineRule="auto"/>
    </w:pPr>
    <w:rPr>
      <w:rFonts w:ascii="Bookman Old Style" w:eastAsia="Times New Roman" w:hAnsi="Bookman Old Style" w:cs="Times New Roman"/>
      <w:sz w:val="24"/>
      <w:szCs w:val="20"/>
      <w:lang w:eastAsia="es-ES"/>
    </w:rPr>
  </w:style>
  <w:style w:type="paragraph" w:styleId="Heading1">
    <w:name w:val="heading 1"/>
    <w:basedOn w:val="Normal"/>
    <w:next w:val="Normal"/>
    <w:link w:val="Heading1Char"/>
    <w:uiPriority w:val="9"/>
    <w:qFormat/>
    <w:rsid w:val="00C27F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F4CAB"/>
    <w:pPr>
      <w:keepNext/>
      <w:keepLines/>
      <w:spacing w:before="40"/>
      <w:outlineLvl w:val="1"/>
    </w:pPr>
    <w:rPr>
      <w:rFonts w:asciiTheme="majorHAnsi" w:eastAsiaTheme="majorEastAsia" w:hAnsiTheme="majorHAnsi" w:cstheme="majorBidi"/>
      <w:color w:val="365F91" w:themeColor="accent1" w:themeShade="BF"/>
      <w:sz w:val="26"/>
      <w:szCs w:val="26"/>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1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42C1"/>
    <w:pPr>
      <w:tabs>
        <w:tab w:val="center" w:pos="4252"/>
        <w:tab w:val="right" w:pos="8504"/>
      </w:tabs>
    </w:pPr>
  </w:style>
  <w:style w:type="character" w:customStyle="1" w:styleId="HeaderChar">
    <w:name w:val="Header Char"/>
    <w:basedOn w:val="DefaultParagraphFont"/>
    <w:link w:val="Header"/>
    <w:uiPriority w:val="99"/>
    <w:rsid w:val="001C42C1"/>
  </w:style>
  <w:style w:type="paragraph" w:styleId="Footer">
    <w:name w:val="footer"/>
    <w:basedOn w:val="Normal"/>
    <w:link w:val="FooterChar"/>
    <w:uiPriority w:val="99"/>
    <w:unhideWhenUsed/>
    <w:rsid w:val="001C42C1"/>
    <w:pPr>
      <w:tabs>
        <w:tab w:val="center" w:pos="4252"/>
        <w:tab w:val="right" w:pos="8504"/>
      </w:tabs>
    </w:pPr>
  </w:style>
  <w:style w:type="character" w:customStyle="1" w:styleId="FooterChar">
    <w:name w:val="Footer Char"/>
    <w:basedOn w:val="DefaultParagraphFont"/>
    <w:link w:val="Footer"/>
    <w:uiPriority w:val="99"/>
    <w:rsid w:val="001C42C1"/>
  </w:style>
  <w:style w:type="paragraph" w:styleId="BodyText">
    <w:name w:val="Body Text"/>
    <w:basedOn w:val="Normal"/>
    <w:link w:val="BodyTextChar"/>
    <w:rsid w:val="0002663F"/>
    <w:pPr>
      <w:jc w:val="center"/>
    </w:pPr>
  </w:style>
  <w:style w:type="character" w:customStyle="1" w:styleId="BodyTextChar">
    <w:name w:val="Body Text Char"/>
    <w:basedOn w:val="DefaultParagraphFont"/>
    <w:link w:val="BodyText"/>
    <w:rsid w:val="0002663F"/>
    <w:rPr>
      <w:rFonts w:ascii="Bookman Old Style" w:eastAsia="Times New Roman" w:hAnsi="Bookman Old Style" w:cs="Times New Roman"/>
      <w:sz w:val="24"/>
      <w:szCs w:val="20"/>
      <w:lang w:eastAsia="es-ES"/>
    </w:rPr>
  </w:style>
  <w:style w:type="paragraph" w:styleId="BodyText3">
    <w:name w:val="Body Text 3"/>
    <w:basedOn w:val="Normal"/>
    <w:link w:val="BodyText3Char"/>
    <w:rsid w:val="0002663F"/>
    <w:pPr>
      <w:jc w:val="center"/>
    </w:pPr>
    <w:rPr>
      <w:b/>
      <w:color w:val="000080"/>
      <w:sz w:val="28"/>
    </w:rPr>
  </w:style>
  <w:style w:type="character" w:customStyle="1" w:styleId="BodyText3Char">
    <w:name w:val="Body Text 3 Char"/>
    <w:basedOn w:val="DefaultParagraphFont"/>
    <w:link w:val="BodyText3"/>
    <w:rsid w:val="0002663F"/>
    <w:rPr>
      <w:rFonts w:ascii="Bookman Old Style" w:eastAsia="Times New Roman" w:hAnsi="Bookman Old Style" w:cs="Times New Roman"/>
      <w:b/>
      <w:color w:val="000080"/>
      <w:sz w:val="28"/>
      <w:szCs w:val="20"/>
      <w:lang w:eastAsia="es-ES"/>
    </w:rPr>
  </w:style>
  <w:style w:type="paragraph" w:styleId="ListParagraph">
    <w:name w:val="List Paragraph"/>
    <w:basedOn w:val="Normal"/>
    <w:uiPriority w:val="34"/>
    <w:qFormat/>
    <w:rsid w:val="0002663F"/>
    <w:pPr>
      <w:ind w:left="720"/>
      <w:contextualSpacing/>
    </w:pPr>
  </w:style>
  <w:style w:type="character" w:customStyle="1" w:styleId="Heading2Char">
    <w:name w:val="Heading 2 Char"/>
    <w:basedOn w:val="DefaultParagraphFont"/>
    <w:link w:val="Heading2"/>
    <w:uiPriority w:val="9"/>
    <w:semiHidden/>
    <w:rsid w:val="008F4CAB"/>
    <w:rPr>
      <w:rFonts w:asciiTheme="majorHAnsi" w:eastAsiaTheme="majorEastAsia" w:hAnsiTheme="majorHAnsi" w:cstheme="majorBidi"/>
      <w:color w:val="365F91" w:themeColor="accent1" w:themeShade="BF"/>
      <w:sz w:val="26"/>
      <w:szCs w:val="26"/>
      <w:lang w:eastAsia="es-EC"/>
    </w:rPr>
  </w:style>
  <w:style w:type="paragraph" w:styleId="CommentText">
    <w:name w:val="annotation text"/>
    <w:basedOn w:val="Normal"/>
    <w:link w:val="CommentTextChar"/>
    <w:uiPriority w:val="99"/>
    <w:semiHidden/>
    <w:unhideWhenUsed/>
    <w:rsid w:val="008F4CAB"/>
    <w:rPr>
      <w:rFonts w:ascii="Calibri" w:eastAsia="Calibri" w:hAnsi="Calibri" w:cs="Arial"/>
      <w:sz w:val="20"/>
      <w:lang w:eastAsia="es-EC"/>
    </w:rPr>
  </w:style>
  <w:style w:type="character" w:customStyle="1" w:styleId="CommentTextChar">
    <w:name w:val="Comment Text Char"/>
    <w:basedOn w:val="DefaultParagraphFont"/>
    <w:link w:val="CommentText"/>
    <w:uiPriority w:val="99"/>
    <w:semiHidden/>
    <w:rsid w:val="008F4CAB"/>
    <w:rPr>
      <w:rFonts w:ascii="Calibri" w:eastAsia="Calibri" w:hAnsi="Calibri" w:cs="Arial"/>
      <w:sz w:val="20"/>
      <w:szCs w:val="20"/>
      <w:lang w:eastAsia="es-EC"/>
    </w:rPr>
  </w:style>
  <w:style w:type="character" w:styleId="CommentReference">
    <w:name w:val="annotation reference"/>
    <w:basedOn w:val="DefaultParagraphFont"/>
    <w:uiPriority w:val="99"/>
    <w:semiHidden/>
    <w:unhideWhenUsed/>
    <w:rsid w:val="008F4CAB"/>
    <w:rPr>
      <w:sz w:val="16"/>
      <w:szCs w:val="16"/>
    </w:rPr>
  </w:style>
  <w:style w:type="paragraph" w:styleId="BalloonText">
    <w:name w:val="Balloon Text"/>
    <w:basedOn w:val="Normal"/>
    <w:link w:val="BalloonTextChar"/>
    <w:uiPriority w:val="99"/>
    <w:semiHidden/>
    <w:unhideWhenUsed/>
    <w:rsid w:val="008F4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CAB"/>
    <w:rPr>
      <w:rFonts w:ascii="Segoe UI" w:eastAsia="Times New Roman" w:hAnsi="Segoe UI" w:cs="Segoe UI"/>
      <w:sz w:val="18"/>
      <w:szCs w:val="18"/>
      <w:lang w:eastAsia="es-ES"/>
    </w:rPr>
  </w:style>
  <w:style w:type="paragraph" w:styleId="NoSpacing">
    <w:name w:val="No Spacing"/>
    <w:uiPriority w:val="1"/>
    <w:qFormat/>
    <w:rsid w:val="00CC5FB8"/>
    <w:pPr>
      <w:spacing w:after="0" w:line="240" w:lineRule="auto"/>
    </w:pPr>
    <w:rPr>
      <w:rFonts w:eastAsiaTheme="minorEastAsia"/>
      <w:lang w:val="es-ES_tradnl"/>
    </w:rPr>
  </w:style>
  <w:style w:type="character" w:customStyle="1" w:styleId="Heading1Char">
    <w:name w:val="Heading 1 Char"/>
    <w:basedOn w:val="DefaultParagraphFont"/>
    <w:link w:val="Heading1"/>
    <w:uiPriority w:val="9"/>
    <w:rsid w:val="00C27FE7"/>
    <w:rPr>
      <w:rFonts w:asciiTheme="majorHAnsi" w:eastAsiaTheme="majorEastAsia" w:hAnsiTheme="majorHAnsi" w:cstheme="majorBidi"/>
      <w:color w:val="365F91" w:themeColor="accent1" w:themeShade="BF"/>
      <w:sz w:val="32"/>
      <w:szCs w:val="32"/>
      <w:lang w:eastAsia="es-ES"/>
    </w:rPr>
  </w:style>
  <w:style w:type="paragraph" w:styleId="Caption">
    <w:name w:val="caption"/>
    <w:basedOn w:val="Normal"/>
    <w:next w:val="Normal"/>
    <w:uiPriority w:val="35"/>
    <w:unhideWhenUsed/>
    <w:qFormat/>
    <w:rsid w:val="00543B99"/>
    <w:pPr>
      <w:spacing w:after="200"/>
    </w:pPr>
    <w:rPr>
      <w:i/>
      <w:iCs/>
      <w:color w:val="1F497D" w:themeColor="text2"/>
      <w:sz w:val="18"/>
      <w:szCs w:val="18"/>
    </w:rPr>
  </w:style>
  <w:style w:type="table" w:styleId="GridTable3-Accent1">
    <w:name w:val="Grid Table 3 Accent 1"/>
    <w:basedOn w:val="TableNormal"/>
    <w:uiPriority w:val="48"/>
    <w:rsid w:val="008F65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5">
    <w:name w:val="Grid Table 3 Accent 5"/>
    <w:basedOn w:val="TableNormal"/>
    <w:uiPriority w:val="48"/>
    <w:rsid w:val="008F657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CommentSubject">
    <w:name w:val="annotation subject"/>
    <w:basedOn w:val="CommentText"/>
    <w:next w:val="CommentText"/>
    <w:link w:val="CommentSubjectChar"/>
    <w:uiPriority w:val="99"/>
    <w:semiHidden/>
    <w:unhideWhenUsed/>
    <w:rsid w:val="00B52179"/>
    <w:rPr>
      <w:rFonts w:ascii="Bookman Old Style" w:eastAsia="Times New Roman" w:hAnsi="Bookman Old Style" w:cs="Times New Roman"/>
      <w:b/>
      <w:bCs/>
      <w:lang w:eastAsia="es-ES"/>
    </w:rPr>
  </w:style>
  <w:style w:type="character" w:customStyle="1" w:styleId="CommentSubjectChar">
    <w:name w:val="Comment Subject Char"/>
    <w:basedOn w:val="CommentTextChar"/>
    <w:link w:val="CommentSubject"/>
    <w:uiPriority w:val="99"/>
    <w:semiHidden/>
    <w:rsid w:val="00B52179"/>
    <w:rPr>
      <w:rFonts w:ascii="Bookman Old Style" w:eastAsia="Times New Roman" w:hAnsi="Bookman Old Style" w:cs="Times New Roman"/>
      <w:b/>
      <w:bCs/>
      <w:sz w:val="20"/>
      <w:szCs w:val="20"/>
      <w:lang w:eastAsia="es-ES"/>
    </w:rPr>
  </w:style>
  <w:style w:type="paragraph" w:styleId="Revision">
    <w:name w:val="Revision"/>
    <w:hidden/>
    <w:uiPriority w:val="99"/>
    <w:semiHidden/>
    <w:rsid w:val="00B52179"/>
    <w:pPr>
      <w:spacing w:after="0" w:line="240" w:lineRule="auto"/>
    </w:pPr>
    <w:rPr>
      <w:rFonts w:ascii="Bookman Old Style" w:eastAsia="Times New Roman" w:hAnsi="Bookman Old Style" w:cs="Times New Roman"/>
      <w:sz w:val="24"/>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856608">
      <w:bodyDiv w:val="1"/>
      <w:marLeft w:val="0"/>
      <w:marRight w:val="0"/>
      <w:marTop w:val="0"/>
      <w:marBottom w:val="0"/>
      <w:divBdr>
        <w:top w:val="none" w:sz="0" w:space="0" w:color="auto"/>
        <w:left w:val="none" w:sz="0" w:space="0" w:color="auto"/>
        <w:bottom w:val="none" w:sz="0" w:space="0" w:color="auto"/>
        <w:right w:val="none" w:sz="0" w:space="0" w:color="auto"/>
      </w:divBdr>
    </w:div>
    <w:div w:id="760031560">
      <w:bodyDiv w:val="1"/>
      <w:marLeft w:val="0"/>
      <w:marRight w:val="0"/>
      <w:marTop w:val="0"/>
      <w:marBottom w:val="0"/>
      <w:divBdr>
        <w:top w:val="none" w:sz="0" w:space="0" w:color="auto"/>
        <w:left w:val="none" w:sz="0" w:space="0" w:color="auto"/>
        <w:bottom w:val="none" w:sz="0" w:space="0" w:color="auto"/>
        <w:right w:val="none" w:sz="0" w:space="0" w:color="auto"/>
      </w:divBdr>
    </w:div>
    <w:div w:id="788233681">
      <w:bodyDiv w:val="1"/>
      <w:marLeft w:val="0"/>
      <w:marRight w:val="0"/>
      <w:marTop w:val="0"/>
      <w:marBottom w:val="0"/>
      <w:divBdr>
        <w:top w:val="none" w:sz="0" w:space="0" w:color="auto"/>
        <w:left w:val="none" w:sz="0" w:space="0" w:color="auto"/>
        <w:bottom w:val="none" w:sz="0" w:space="0" w:color="auto"/>
        <w:right w:val="none" w:sz="0" w:space="0" w:color="auto"/>
      </w:divBdr>
    </w:div>
    <w:div w:id="1006127708">
      <w:bodyDiv w:val="1"/>
      <w:marLeft w:val="0"/>
      <w:marRight w:val="0"/>
      <w:marTop w:val="0"/>
      <w:marBottom w:val="0"/>
      <w:divBdr>
        <w:top w:val="none" w:sz="0" w:space="0" w:color="auto"/>
        <w:left w:val="none" w:sz="0" w:space="0" w:color="auto"/>
        <w:bottom w:val="none" w:sz="0" w:space="0" w:color="auto"/>
        <w:right w:val="none" w:sz="0" w:space="0" w:color="auto"/>
      </w:divBdr>
    </w:div>
    <w:div w:id="1008026095">
      <w:bodyDiv w:val="1"/>
      <w:marLeft w:val="0"/>
      <w:marRight w:val="0"/>
      <w:marTop w:val="0"/>
      <w:marBottom w:val="0"/>
      <w:divBdr>
        <w:top w:val="none" w:sz="0" w:space="0" w:color="auto"/>
        <w:left w:val="none" w:sz="0" w:space="0" w:color="auto"/>
        <w:bottom w:val="none" w:sz="0" w:space="0" w:color="auto"/>
        <w:right w:val="none" w:sz="0" w:space="0" w:color="auto"/>
      </w:divBdr>
    </w:div>
    <w:div w:id="1152985729">
      <w:bodyDiv w:val="1"/>
      <w:marLeft w:val="0"/>
      <w:marRight w:val="0"/>
      <w:marTop w:val="0"/>
      <w:marBottom w:val="0"/>
      <w:divBdr>
        <w:top w:val="none" w:sz="0" w:space="0" w:color="auto"/>
        <w:left w:val="none" w:sz="0" w:space="0" w:color="auto"/>
        <w:bottom w:val="none" w:sz="0" w:space="0" w:color="auto"/>
        <w:right w:val="none" w:sz="0" w:space="0" w:color="auto"/>
      </w:divBdr>
    </w:div>
    <w:div w:id="1355576296">
      <w:bodyDiv w:val="1"/>
      <w:marLeft w:val="0"/>
      <w:marRight w:val="0"/>
      <w:marTop w:val="0"/>
      <w:marBottom w:val="0"/>
      <w:divBdr>
        <w:top w:val="none" w:sz="0" w:space="0" w:color="auto"/>
        <w:left w:val="none" w:sz="0" w:space="0" w:color="auto"/>
        <w:bottom w:val="none" w:sz="0" w:space="0" w:color="auto"/>
        <w:right w:val="none" w:sz="0" w:space="0" w:color="auto"/>
      </w:divBdr>
    </w:div>
    <w:div w:id="1359354714">
      <w:bodyDiv w:val="1"/>
      <w:marLeft w:val="0"/>
      <w:marRight w:val="0"/>
      <w:marTop w:val="0"/>
      <w:marBottom w:val="0"/>
      <w:divBdr>
        <w:top w:val="none" w:sz="0" w:space="0" w:color="auto"/>
        <w:left w:val="none" w:sz="0" w:space="0" w:color="auto"/>
        <w:bottom w:val="none" w:sz="0" w:space="0" w:color="auto"/>
        <w:right w:val="none" w:sz="0" w:space="0" w:color="auto"/>
      </w:divBdr>
    </w:div>
    <w:div w:id="196499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0.png"/><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1eb01776fcab96e/DACH/Family/A_XAG/UIDE/Tesis/data/UIDE_Tesis_DataProcess_20230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960" b="1" i="0" u="none" strike="noStrike" kern="1200" cap="none" spc="0" normalizeH="0" baseline="0">
                <a:solidFill>
                  <a:schemeClr val="dk1">
                    <a:lumMod val="50000"/>
                    <a:lumOff val="50000"/>
                  </a:schemeClr>
                </a:solidFill>
                <a:latin typeface="Arial Nova Cond Light" panose="020B0306020202020204" pitchFamily="34" charset="0"/>
                <a:ea typeface="+mj-ea"/>
                <a:cs typeface="+mj-cs"/>
              </a:defRPr>
            </a:pPr>
            <a:r>
              <a:rPr lang="en-US"/>
              <a:t>Ecuador/Manabí | Población (2015-2020)</a:t>
            </a:r>
          </a:p>
        </c:rich>
      </c:tx>
      <c:overlay val="0"/>
      <c:spPr>
        <a:noFill/>
        <a:ln>
          <a:noFill/>
        </a:ln>
        <a:effectLst/>
      </c:spPr>
      <c:txPr>
        <a:bodyPr rot="0" spcFirstLastPara="1" vertOverflow="ellipsis" vert="horz" wrap="square" anchor="ctr" anchorCtr="1"/>
        <a:lstStyle/>
        <a:p>
          <a:pPr>
            <a:defRPr sz="960" b="1" i="0" u="none" strike="noStrike" kern="1200" cap="none" spc="0" normalizeH="0" baseline="0">
              <a:solidFill>
                <a:schemeClr val="dk1">
                  <a:lumMod val="50000"/>
                  <a:lumOff val="50000"/>
                </a:schemeClr>
              </a:solidFill>
              <a:latin typeface="Arial Nova Cond Light" panose="020B0306020202020204" pitchFamily="34" charset="0"/>
              <a:ea typeface="+mj-ea"/>
              <a:cs typeface="+mj-cs"/>
            </a:defRPr>
          </a:pPr>
          <a:endParaRPr lang="en-US"/>
        </a:p>
      </c:txPr>
    </c:title>
    <c:autoTitleDeleted val="0"/>
    <c:plotArea>
      <c:layout/>
      <c:barChart>
        <c:barDir val="col"/>
        <c:grouping val="clustered"/>
        <c:varyColors val="0"/>
        <c:ser>
          <c:idx val="1"/>
          <c:order val="0"/>
          <c:tx>
            <c:strRef>
              <c:f>Sheet3!$B$1</c:f>
              <c:strCache>
                <c:ptCount val="1"/>
                <c:pt idx="0">
                  <c:v>Ecuador</c:v>
                </c:pt>
              </c:strCache>
            </c:strRef>
          </c:tx>
          <c:spPr>
            <a:solidFill>
              <a:schemeClr val="accent5"/>
            </a:solidFill>
            <a:ln>
              <a:noFill/>
            </a:ln>
            <a:effectLst/>
          </c:spPr>
          <c:invertIfNegative val="0"/>
          <c:trendline>
            <c:spPr>
              <a:ln w="9525" cap="rnd">
                <a:solidFill>
                  <a:schemeClr val="tx2">
                    <a:lumMod val="75000"/>
                  </a:schemeClr>
                </a:solidFill>
                <a:prstDash val="sysDash"/>
              </a:ln>
              <a:effectLst/>
            </c:spPr>
            <c:trendlineType val="linear"/>
            <c:dispRSqr val="1"/>
            <c:dispEq val="1"/>
            <c:trendlineLbl>
              <c:layout>
                <c:manualLayout>
                  <c:x val="-7.0381400788409765E-2"/>
                  <c:y val="-2.5039053782637804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trendlineLbl>
          </c:trendline>
          <c:cat>
            <c:numRef>
              <c:f>Sheet3!$A$2:$A$7</c:f>
              <c:numCache>
                <c:formatCode>General</c:formatCode>
                <c:ptCount val="6"/>
                <c:pt idx="0">
                  <c:v>2015</c:v>
                </c:pt>
                <c:pt idx="1">
                  <c:v>2016</c:v>
                </c:pt>
                <c:pt idx="2">
                  <c:v>2017</c:v>
                </c:pt>
                <c:pt idx="3">
                  <c:v>2018</c:v>
                </c:pt>
                <c:pt idx="4">
                  <c:v>2019</c:v>
                </c:pt>
                <c:pt idx="5">
                  <c:v>2020</c:v>
                </c:pt>
              </c:numCache>
            </c:numRef>
          </c:cat>
          <c:val>
            <c:numRef>
              <c:f>Sheet3!$B$2:$B$7</c:f>
              <c:numCache>
                <c:formatCode>General</c:formatCode>
                <c:ptCount val="6"/>
                <c:pt idx="0">
                  <c:v>16278844</c:v>
                </c:pt>
                <c:pt idx="1">
                  <c:v>16528730</c:v>
                </c:pt>
                <c:pt idx="2">
                  <c:v>16776977</c:v>
                </c:pt>
                <c:pt idx="3">
                  <c:v>17023408</c:v>
                </c:pt>
                <c:pt idx="4">
                  <c:v>17267986</c:v>
                </c:pt>
                <c:pt idx="5">
                  <c:v>17510643</c:v>
                </c:pt>
              </c:numCache>
            </c:numRef>
          </c:val>
          <c:extLst>
            <c:ext xmlns:c16="http://schemas.microsoft.com/office/drawing/2014/chart" uri="{C3380CC4-5D6E-409C-BE32-E72D297353CC}">
              <c16:uniqueId val="{00000001-0538-4F16-BAE3-24F7FAD3668C}"/>
            </c:ext>
          </c:extLst>
        </c:ser>
        <c:ser>
          <c:idx val="2"/>
          <c:order val="1"/>
          <c:tx>
            <c:strRef>
              <c:f>Sheet3!$C$1</c:f>
              <c:strCache>
                <c:ptCount val="1"/>
                <c:pt idx="0">
                  <c:v>Manabí</c:v>
                </c:pt>
              </c:strCache>
            </c:strRef>
          </c:tx>
          <c:spPr>
            <a:solidFill>
              <a:schemeClr val="accent5">
                <a:tint val="65000"/>
              </a:schemeClr>
            </a:solidFill>
            <a:ln>
              <a:noFill/>
            </a:ln>
            <a:effectLst/>
          </c:spPr>
          <c:invertIfNegative val="0"/>
          <c:trendline>
            <c:spPr>
              <a:ln w="6350" cap="rnd">
                <a:solidFill>
                  <a:schemeClr val="tx2">
                    <a:lumMod val="75000"/>
                  </a:schemeClr>
                </a:solidFill>
                <a:prstDash val="dash"/>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trendlineLbl>
          </c:trendline>
          <c:cat>
            <c:numRef>
              <c:f>Sheet3!$A$2:$A$7</c:f>
              <c:numCache>
                <c:formatCode>General</c:formatCode>
                <c:ptCount val="6"/>
                <c:pt idx="0">
                  <c:v>2015</c:v>
                </c:pt>
                <c:pt idx="1">
                  <c:v>2016</c:v>
                </c:pt>
                <c:pt idx="2">
                  <c:v>2017</c:v>
                </c:pt>
                <c:pt idx="3">
                  <c:v>2018</c:v>
                </c:pt>
                <c:pt idx="4">
                  <c:v>2019</c:v>
                </c:pt>
                <c:pt idx="5">
                  <c:v>2020</c:v>
                </c:pt>
              </c:numCache>
            </c:numRef>
          </c:cat>
          <c:val>
            <c:numRef>
              <c:f>Sheet3!$C$2:$C$7</c:f>
              <c:numCache>
                <c:formatCode>General</c:formatCode>
                <c:ptCount val="6"/>
                <c:pt idx="0">
                  <c:v>1496366</c:v>
                </c:pt>
                <c:pt idx="1">
                  <c:v>1510375</c:v>
                </c:pt>
                <c:pt idx="2">
                  <c:v>1523950</c:v>
                </c:pt>
                <c:pt idx="3">
                  <c:v>1537090</c:v>
                </c:pt>
                <c:pt idx="4">
                  <c:v>1549796</c:v>
                </c:pt>
                <c:pt idx="5">
                  <c:v>1562079</c:v>
                </c:pt>
              </c:numCache>
            </c:numRef>
          </c:val>
          <c:extLst>
            <c:ext xmlns:c16="http://schemas.microsoft.com/office/drawing/2014/chart" uri="{C3380CC4-5D6E-409C-BE32-E72D297353CC}">
              <c16:uniqueId val="{00000003-0538-4F16-BAE3-24F7FAD3668C}"/>
            </c:ext>
          </c:extLst>
        </c:ser>
        <c:dLbls>
          <c:showLegendKey val="0"/>
          <c:showVal val="0"/>
          <c:showCatName val="0"/>
          <c:showSerName val="0"/>
          <c:showPercent val="0"/>
          <c:showBubbleSize val="0"/>
        </c:dLbls>
        <c:gapWidth val="267"/>
        <c:axId val="2014117696"/>
        <c:axId val="2014116256"/>
      </c:barChart>
      <c:catAx>
        <c:axId val="201411769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dk1">
                    <a:lumMod val="65000"/>
                    <a:lumOff val="35000"/>
                  </a:schemeClr>
                </a:solidFill>
                <a:latin typeface="Arial Nova Cond Light" panose="020B0306020202020204" pitchFamily="34" charset="0"/>
                <a:ea typeface="+mn-ea"/>
                <a:cs typeface="+mn-cs"/>
              </a:defRPr>
            </a:pPr>
            <a:endParaRPr lang="en-US"/>
          </a:p>
        </c:txPr>
        <c:crossAx val="2014116256"/>
        <c:crosses val="autoZero"/>
        <c:auto val="1"/>
        <c:lblAlgn val="ctr"/>
        <c:lblOffset val="100"/>
        <c:noMultiLvlLbl val="0"/>
      </c:catAx>
      <c:valAx>
        <c:axId val="20141162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crossAx val="20141176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latin typeface="Arial Nova Cond Light" panose="020B0306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960" b="1" i="0" u="none" strike="noStrike" kern="1200" cap="none" spc="0" normalizeH="0" baseline="0">
                <a:solidFill>
                  <a:schemeClr val="dk1">
                    <a:lumMod val="50000"/>
                    <a:lumOff val="50000"/>
                  </a:schemeClr>
                </a:solidFill>
                <a:latin typeface="Arial Nova Cond Light" panose="020B0306020202020204" pitchFamily="34" charset="0"/>
                <a:ea typeface="+mj-ea"/>
                <a:cs typeface="+mj-cs"/>
              </a:defRPr>
            </a:pPr>
            <a:r>
              <a:rPr lang="en-US"/>
              <a:t>Ecuador/Manabí</a:t>
            </a:r>
            <a:r>
              <a:rPr lang="en-US" baseline="0"/>
              <a:t> | </a:t>
            </a:r>
            <a:r>
              <a:rPr lang="en-US"/>
              <a:t>Total atenciones de todos los eventos de salud (2015 - 2020)</a:t>
            </a:r>
          </a:p>
        </c:rich>
      </c:tx>
      <c:overlay val="0"/>
      <c:spPr>
        <a:noFill/>
        <a:ln>
          <a:noFill/>
        </a:ln>
        <a:effectLst/>
      </c:spPr>
      <c:txPr>
        <a:bodyPr rot="0" spcFirstLastPara="1" vertOverflow="ellipsis" vert="horz" wrap="square" anchor="ctr" anchorCtr="1"/>
        <a:lstStyle/>
        <a:p>
          <a:pPr>
            <a:defRPr sz="960" b="1" i="0" u="none" strike="noStrike" kern="1200" cap="none" spc="0" normalizeH="0" baseline="0">
              <a:solidFill>
                <a:schemeClr val="dk1">
                  <a:lumMod val="50000"/>
                  <a:lumOff val="50000"/>
                </a:schemeClr>
              </a:solidFill>
              <a:latin typeface="Arial Nova Cond Light" panose="020B0306020202020204" pitchFamily="34" charset="0"/>
              <a:ea typeface="+mj-ea"/>
              <a:cs typeface="+mj-cs"/>
            </a:defRPr>
          </a:pPr>
          <a:endParaRPr lang="en-US"/>
        </a:p>
      </c:txPr>
    </c:title>
    <c:autoTitleDeleted val="0"/>
    <c:plotArea>
      <c:layout/>
      <c:barChart>
        <c:barDir val="col"/>
        <c:grouping val="clustered"/>
        <c:varyColors val="0"/>
        <c:ser>
          <c:idx val="1"/>
          <c:order val="0"/>
          <c:tx>
            <c:strRef>
              <c:f>Sheet2!$B$1</c:f>
              <c:strCache>
                <c:ptCount val="1"/>
                <c:pt idx="0">
                  <c:v>Ecuador</c:v>
                </c:pt>
              </c:strCache>
            </c:strRef>
          </c:tx>
          <c:spPr>
            <a:solidFill>
              <a:schemeClr val="accent5"/>
            </a:solidFill>
            <a:ln>
              <a:noFill/>
            </a:ln>
            <a:effectLst/>
          </c:spPr>
          <c:invertIfNegative val="0"/>
          <c:trendline>
            <c:spPr>
              <a:ln w="9525" cap="rnd">
                <a:solidFill>
                  <a:schemeClr val="tx2">
                    <a:lumMod val="75000"/>
                  </a:schemeClr>
                </a:solidFill>
                <a:prstDash val="sysDash"/>
              </a:ln>
              <a:effectLst/>
            </c:spPr>
            <c:trendlineType val="linear"/>
            <c:dispRSqr val="1"/>
            <c:dispEq val="1"/>
            <c:trendlineLbl>
              <c:layout>
                <c:manualLayout>
                  <c:x val="8.810790283986146E-2"/>
                  <c:y val="-7.302064530790997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trendlineLbl>
          </c:trendline>
          <c:cat>
            <c:numRef>
              <c:f>Sheet2!$A$2:$A$7</c:f>
              <c:numCache>
                <c:formatCode>General</c:formatCode>
                <c:ptCount val="6"/>
                <c:pt idx="0">
                  <c:v>2015</c:v>
                </c:pt>
                <c:pt idx="1">
                  <c:v>2016</c:v>
                </c:pt>
                <c:pt idx="2">
                  <c:v>2017</c:v>
                </c:pt>
                <c:pt idx="3">
                  <c:v>2018</c:v>
                </c:pt>
                <c:pt idx="4">
                  <c:v>2019</c:v>
                </c:pt>
                <c:pt idx="5">
                  <c:v>2020</c:v>
                </c:pt>
              </c:numCache>
            </c:numRef>
          </c:cat>
          <c:val>
            <c:numRef>
              <c:f>Sheet2!$B$2:$B$7</c:f>
              <c:numCache>
                <c:formatCode>General</c:formatCode>
                <c:ptCount val="6"/>
                <c:pt idx="0">
                  <c:v>1161044</c:v>
                </c:pt>
                <c:pt idx="1">
                  <c:v>1128004</c:v>
                </c:pt>
                <c:pt idx="2">
                  <c:v>1143765</c:v>
                </c:pt>
                <c:pt idx="3">
                  <c:v>1164659</c:v>
                </c:pt>
                <c:pt idx="4">
                  <c:v>1195311</c:v>
                </c:pt>
                <c:pt idx="5">
                  <c:v>907515</c:v>
                </c:pt>
              </c:numCache>
            </c:numRef>
          </c:val>
          <c:extLst>
            <c:ext xmlns:c16="http://schemas.microsoft.com/office/drawing/2014/chart" uri="{C3380CC4-5D6E-409C-BE32-E72D297353CC}">
              <c16:uniqueId val="{00000000-262E-4439-90BB-C817DC572F17}"/>
            </c:ext>
          </c:extLst>
        </c:ser>
        <c:ser>
          <c:idx val="2"/>
          <c:order val="1"/>
          <c:tx>
            <c:strRef>
              <c:f>Sheet2!$C$1</c:f>
              <c:strCache>
                <c:ptCount val="1"/>
                <c:pt idx="0">
                  <c:v>Manabí</c:v>
                </c:pt>
              </c:strCache>
            </c:strRef>
          </c:tx>
          <c:spPr>
            <a:solidFill>
              <a:schemeClr val="accent5">
                <a:tint val="65000"/>
              </a:schemeClr>
            </a:solidFill>
            <a:ln>
              <a:noFill/>
            </a:ln>
            <a:effectLst/>
          </c:spPr>
          <c:invertIfNegative val="0"/>
          <c:trendline>
            <c:spPr>
              <a:ln w="9525" cap="rnd">
                <a:solidFill>
                  <a:schemeClr val="tx2">
                    <a:lumMod val="75000"/>
                  </a:schemeClr>
                </a:solidFill>
                <a:prstDash val="sysDash"/>
              </a:ln>
              <a:effectLst/>
            </c:spPr>
            <c:trendlineType val="linear"/>
            <c:dispRSqr val="0"/>
            <c:dispEq val="0"/>
          </c:trendline>
          <c:cat>
            <c:numRef>
              <c:f>Sheet2!$A$2:$A$7</c:f>
              <c:numCache>
                <c:formatCode>General</c:formatCode>
                <c:ptCount val="6"/>
                <c:pt idx="0">
                  <c:v>2015</c:v>
                </c:pt>
                <c:pt idx="1">
                  <c:v>2016</c:v>
                </c:pt>
                <c:pt idx="2">
                  <c:v>2017</c:v>
                </c:pt>
                <c:pt idx="3">
                  <c:v>2018</c:v>
                </c:pt>
                <c:pt idx="4">
                  <c:v>2019</c:v>
                </c:pt>
                <c:pt idx="5">
                  <c:v>2020</c:v>
                </c:pt>
              </c:numCache>
            </c:numRef>
          </c:cat>
          <c:val>
            <c:numRef>
              <c:f>Sheet2!$C$2:$C$7</c:f>
              <c:numCache>
                <c:formatCode>General</c:formatCode>
                <c:ptCount val="6"/>
                <c:pt idx="0">
                  <c:v>92318</c:v>
                </c:pt>
                <c:pt idx="1">
                  <c:v>81225</c:v>
                </c:pt>
                <c:pt idx="2">
                  <c:v>81794</c:v>
                </c:pt>
                <c:pt idx="3">
                  <c:v>87265</c:v>
                </c:pt>
                <c:pt idx="4">
                  <c:v>88788</c:v>
                </c:pt>
                <c:pt idx="5">
                  <c:v>65959</c:v>
                </c:pt>
              </c:numCache>
            </c:numRef>
          </c:val>
          <c:extLst>
            <c:ext xmlns:c16="http://schemas.microsoft.com/office/drawing/2014/chart" uri="{C3380CC4-5D6E-409C-BE32-E72D297353CC}">
              <c16:uniqueId val="{00000001-262E-4439-90BB-C817DC572F17}"/>
            </c:ext>
          </c:extLst>
        </c:ser>
        <c:dLbls>
          <c:showLegendKey val="0"/>
          <c:showVal val="0"/>
          <c:showCatName val="0"/>
          <c:showSerName val="0"/>
          <c:showPercent val="0"/>
          <c:showBubbleSize val="0"/>
        </c:dLbls>
        <c:gapWidth val="267"/>
        <c:overlap val="-43"/>
        <c:axId val="1010104032"/>
        <c:axId val="1010097312"/>
      </c:barChart>
      <c:catAx>
        <c:axId val="101010403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dk1">
                    <a:lumMod val="65000"/>
                    <a:lumOff val="35000"/>
                  </a:schemeClr>
                </a:solidFill>
                <a:latin typeface="Arial Nova Cond Light" panose="020B0306020202020204" pitchFamily="34" charset="0"/>
                <a:ea typeface="+mn-ea"/>
                <a:cs typeface="+mn-cs"/>
              </a:defRPr>
            </a:pPr>
            <a:endParaRPr lang="en-US"/>
          </a:p>
        </c:txPr>
        <c:crossAx val="1010097312"/>
        <c:crosses val="autoZero"/>
        <c:auto val="1"/>
        <c:lblAlgn val="ctr"/>
        <c:lblOffset val="100"/>
        <c:noMultiLvlLbl val="0"/>
      </c:catAx>
      <c:valAx>
        <c:axId val="101009731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crossAx val="1010104032"/>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Arial Nova Cond Light" panose="020B0306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latin typeface="Arial Nova Cond Light" panose="020B0306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DD0BB-191D-44F3-989B-276FE4C0293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1963</Words>
  <Characters>11190</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PUCE</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ASQUET GABRIELA MERCEDES</dc:creator>
  <cp:keywords/>
  <cp:lastModifiedBy>Diego Andres Cuasapaz Heredia</cp:lastModifiedBy>
  <cp:revision>22</cp:revision>
  <cp:lastPrinted>2017-11-23T15:34:00Z</cp:lastPrinted>
  <dcterms:created xsi:type="dcterms:W3CDTF">2023-06-17T06:34:00Z</dcterms:created>
  <dcterms:modified xsi:type="dcterms:W3CDTF">2023-06-17T08:12:00Z</dcterms:modified>
</cp:coreProperties>
</file>